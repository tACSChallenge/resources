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FF288" w14:textId="77777777" w:rsidR="002F055F" w:rsidRDefault="00DA701C">
      <w:pPr>
        <w:tabs>
          <w:tab w:val="left" w:pos="2378"/>
          <w:tab w:val="left" w:pos="9076"/>
        </w:tabs>
        <w:spacing w:before="183"/>
        <w:jc w:val="center"/>
        <w:rPr>
          <w:b/>
          <w:sz w:val="32"/>
        </w:rPr>
      </w:pPr>
      <w:r>
        <w:rPr>
          <w:rFonts w:ascii="Times New Roman"/>
          <w:color w:val="000000"/>
          <w:sz w:val="32"/>
          <w:shd w:val="clear" w:color="auto" w:fill="E7E6E6"/>
        </w:rPr>
        <w:tab/>
      </w:r>
      <w:r>
        <w:rPr>
          <w:b/>
          <w:color w:val="000000"/>
          <w:sz w:val="32"/>
          <w:shd w:val="clear" w:color="auto" w:fill="E7E6E6"/>
        </w:rPr>
        <w:t>TACS</w:t>
      </w:r>
      <w:r>
        <w:rPr>
          <w:b/>
          <w:color w:val="000000"/>
          <w:spacing w:val="-12"/>
          <w:sz w:val="32"/>
          <w:shd w:val="clear" w:color="auto" w:fill="E7E6E6"/>
        </w:rPr>
        <w:t xml:space="preserve"> </w:t>
      </w:r>
      <w:r>
        <w:rPr>
          <w:b/>
          <w:color w:val="000000"/>
          <w:sz w:val="32"/>
          <w:shd w:val="clear" w:color="auto" w:fill="E7E6E6"/>
        </w:rPr>
        <w:t>Challenge</w:t>
      </w:r>
      <w:r>
        <w:rPr>
          <w:b/>
          <w:color w:val="000000"/>
          <w:spacing w:val="-10"/>
          <w:sz w:val="32"/>
          <w:shd w:val="clear" w:color="auto" w:fill="E7E6E6"/>
        </w:rPr>
        <w:t xml:space="preserve"> </w:t>
      </w:r>
      <w:r>
        <w:rPr>
          <w:b/>
          <w:color w:val="000000"/>
          <w:spacing w:val="-2"/>
          <w:sz w:val="32"/>
          <w:shd w:val="clear" w:color="auto" w:fill="E7E6E6"/>
        </w:rPr>
        <w:t>Documents</w:t>
      </w:r>
      <w:r>
        <w:rPr>
          <w:b/>
          <w:color w:val="000000"/>
          <w:sz w:val="32"/>
          <w:shd w:val="clear" w:color="auto" w:fill="E7E6E6"/>
        </w:rPr>
        <w:tab/>
      </w:r>
    </w:p>
    <w:p w14:paraId="77B7F92F" w14:textId="77777777" w:rsidR="002F055F" w:rsidRDefault="00DA701C">
      <w:pPr>
        <w:spacing w:before="274"/>
        <w:jc w:val="center"/>
        <w:rPr>
          <w:b/>
          <w:sz w:val="28"/>
        </w:rPr>
      </w:pPr>
      <w:r>
        <w:rPr>
          <w:b/>
          <w:sz w:val="28"/>
        </w:rPr>
        <w:t>SOP</w:t>
      </w:r>
      <w:r>
        <w:rPr>
          <w:b/>
          <w:spacing w:val="-5"/>
          <w:sz w:val="28"/>
        </w:rPr>
        <w:t xml:space="preserve"> </w:t>
      </w:r>
      <w:r>
        <w:rPr>
          <w:b/>
          <w:sz w:val="28"/>
        </w:rPr>
        <w:t>3</w:t>
      </w:r>
      <w:r>
        <w:rPr>
          <w:b/>
          <w:spacing w:val="-5"/>
          <w:sz w:val="28"/>
        </w:rPr>
        <w:t xml:space="preserve"> </w:t>
      </w:r>
      <w:r>
        <w:rPr>
          <w:b/>
          <w:sz w:val="28"/>
        </w:rPr>
        <w:t>–</w:t>
      </w:r>
      <w:r>
        <w:rPr>
          <w:b/>
          <w:spacing w:val="-5"/>
          <w:sz w:val="28"/>
        </w:rPr>
        <w:t xml:space="preserve"> </w:t>
      </w:r>
      <w:r>
        <w:rPr>
          <w:b/>
          <w:sz w:val="28"/>
        </w:rPr>
        <w:t>Experimental</w:t>
      </w:r>
      <w:r>
        <w:rPr>
          <w:b/>
          <w:spacing w:val="-5"/>
          <w:sz w:val="28"/>
        </w:rPr>
        <w:t xml:space="preserve"> </w:t>
      </w:r>
      <w:r>
        <w:rPr>
          <w:b/>
          <w:spacing w:val="-2"/>
          <w:sz w:val="28"/>
        </w:rPr>
        <w:t>procedure</w:t>
      </w:r>
    </w:p>
    <w:p w14:paraId="67DF7F9A" w14:textId="510ACC81" w:rsidR="002F055F" w:rsidRDefault="00DA701C">
      <w:pPr>
        <w:spacing w:before="279" w:line="275" w:lineRule="exact"/>
        <w:ind w:left="165"/>
        <w:rPr>
          <w:sz w:val="24"/>
        </w:rPr>
      </w:pPr>
      <w:r>
        <w:rPr>
          <w:b/>
          <w:sz w:val="24"/>
        </w:rPr>
        <w:t>Created</w:t>
      </w:r>
      <w:r>
        <w:rPr>
          <w:b/>
          <w:spacing w:val="-1"/>
          <w:sz w:val="24"/>
        </w:rPr>
        <w:t xml:space="preserve"> </w:t>
      </w:r>
      <w:r>
        <w:rPr>
          <w:b/>
          <w:sz w:val="24"/>
        </w:rPr>
        <w:t>by</w:t>
      </w:r>
      <w:r>
        <w:rPr>
          <w:sz w:val="24"/>
        </w:rPr>
        <w:t>:</w:t>
      </w:r>
      <w:r>
        <w:rPr>
          <w:spacing w:val="-1"/>
          <w:sz w:val="24"/>
        </w:rPr>
        <w:t xml:space="preserve"> </w:t>
      </w:r>
      <w:r>
        <w:rPr>
          <w:sz w:val="24"/>
        </w:rPr>
        <w:t>Carlo</w:t>
      </w:r>
      <w:r>
        <w:rPr>
          <w:spacing w:val="-1"/>
          <w:sz w:val="24"/>
        </w:rPr>
        <w:t xml:space="preserve"> </w:t>
      </w:r>
      <w:proofErr w:type="spellStart"/>
      <w:r>
        <w:rPr>
          <w:sz w:val="24"/>
        </w:rPr>
        <w:t>Miniussi</w:t>
      </w:r>
      <w:proofErr w:type="spellEnd"/>
      <w:r>
        <w:rPr>
          <w:sz w:val="24"/>
        </w:rPr>
        <w:t>;</w:t>
      </w:r>
      <w:r>
        <w:rPr>
          <w:spacing w:val="-2"/>
          <w:sz w:val="24"/>
        </w:rPr>
        <w:t xml:space="preserve"> </w:t>
      </w:r>
      <w:r>
        <w:rPr>
          <w:b/>
          <w:sz w:val="24"/>
        </w:rPr>
        <w:t>Revised</w:t>
      </w:r>
      <w:r>
        <w:rPr>
          <w:b/>
          <w:spacing w:val="-1"/>
          <w:sz w:val="24"/>
        </w:rPr>
        <w:t xml:space="preserve"> </w:t>
      </w:r>
      <w:r>
        <w:rPr>
          <w:b/>
          <w:sz w:val="24"/>
        </w:rPr>
        <w:t>by</w:t>
      </w:r>
      <w:r>
        <w:rPr>
          <w:sz w:val="24"/>
        </w:rPr>
        <w:t>:</w:t>
      </w:r>
      <w:r>
        <w:rPr>
          <w:spacing w:val="-1"/>
          <w:sz w:val="24"/>
        </w:rPr>
        <w:t xml:space="preserve"> </w:t>
      </w:r>
      <w:r w:rsidR="006172C4">
        <w:rPr>
          <w:sz w:val="24"/>
        </w:rPr>
        <w:t>Simon Hanslmayr</w:t>
      </w:r>
      <w:r>
        <w:rPr>
          <w:sz w:val="24"/>
        </w:rPr>
        <w:t>;</w:t>
      </w:r>
      <w:r>
        <w:rPr>
          <w:spacing w:val="-1"/>
          <w:sz w:val="24"/>
        </w:rPr>
        <w:t xml:space="preserve"> </w:t>
      </w:r>
      <w:r w:rsidR="009F520C">
        <w:rPr>
          <w:spacing w:val="-5"/>
          <w:sz w:val="24"/>
        </w:rPr>
        <w:t>Trento</w:t>
      </w:r>
    </w:p>
    <w:p w14:paraId="042F16C8" w14:textId="0BC8414C" w:rsidR="002F055F" w:rsidRDefault="00DA701C">
      <w:pPr>
        <w:spacing w:line="275" w:lineRule="exact"/>
        <w:ind w:left="165"/>
        <w:rPr>
          <w:sz w:val="24"/>
        </w:rPr>
      </w:pPr>
      <w:r>
        <w:rPr>
          <w:b/>
          <w:sz w:val="24"/>
        </w:rPr>
        <w:t>Last</w:t>
      </w:r>
      <w:r>
        <w:rPr>
          <w:b/>
          <w:spacing w:val="-1"/>
          <w:sz w:val="24"/>
        </w:rPr>
        <w:t xml:space="preserve"> </w:t>
      </w:r>
      <w:r>
        <w:rPr>
          <w:b/>
          <w:sz w:val="24"/>
        </w:rPr>
        <w:t>edited:</w:t>
      </w:r>
      <w:r w:rsidR="009F520C" w:rsidRPr="009F520C">
        <w:rPr>
          <w:sz w:val="24"/>
        </w:rPr>
        <w:t xml:space="preserve"> </w:t>
      </w:r>
      <w:r w:rsidR="00202A32">
        <w:rPr>
          <w:sz w:val="24"/>
        </w:rPr>
        <w:t>02</w:t>
      </w:r>
      <w:r w:rsidR="001179FC" w:rsidRPr="009F520C">
        <w:rPr>
          <w:sz w:val="24"/>
        </w:rPr>
        <w:t xml:space="preserve"> </w:t>
      </w:r>
      <w:r w:rsidR="00202A32">
        <w:rPr>
          <w:sz w:val="24"/>
        </w:rPr>
        <w:t>July</w:t>
      </w:r>
      <w:r w:rsidR="00202A32" w:rsidRPr="009F520C">
        <w:rPr>
          <w:sz w:val="24"/>
        </w:rPr>
        <w:t xml:space="preserve"> </w:t>
      </w:r>
      <w:r w:rsidR="009F520C" w:rsidRPr="009F520C">
        <w:rPr>
          <w:sz w:val="24"/>
        </w:rPr>
        <w:t>2025</w:t>
      </w:r>
    </w:p>
    <w:p w14:paraId="1D89B659" w14:textId="77777777" w:rsidR="002F055F" w:rsidRDefault="00DA701C">
      <w:pPr>
        <w:pStyle w:val="BodyText"/>
        <w:spacing w:before="43"/>
        <w:rPr>
          <w:sz w:val="20"/>
        </w:rPr>
      </w:pPr>
      <w:r>
        <w:rPr>
          <w:noProof/>
          <w:sz w:val="20"/>
        </w:rPr>
        <mc:AlternateContent>
          <mc:Choice Requires="wps">
            <w:drawing>
              <wp:anchor distT="0" distB="0" distL="0" distR="0" simplePos="0" relativeHeight="487585792" behindDoc="1" locked="0" layoutInCell="1" allowOverlap="1" wp14:anchorId="33ADCC2A" wp14:editId="2D7E3808">
                <wp:simplePos x="0" y="0"/>
                <wp:positionH relativeFrom="page">
                  <wp:posOffset>896111</wp:posOffset>
                </wp:positionH>
                <wp:positionV relativeFrom="paragraph">
                  <wp:posOffset>189179</wp:posOffset>
                </wp:positionV>
                <wp:extent cx="5763895" cy="1841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3895" cy="18415"/>
                        </a:xfrm>
                        <a:custGeom>
                          <a:avLst/>
                          <a:gdLst/>
                          <a:ahLst/>
                          <a:cxnLst/>
                          <a:rect l="l" t="t" r="r" b="b"/>
                          <a:pathLst>
                            <a:path w="5763895" h="18415">
                              <a:moveTo>
                                <a:pt x="5763768" y="0"/>
                              </a:moveTo>
                              <a:lnTo>
                                <a:pt x="0" y="0"/>
                              </a:lnTo>
                              <a:lnTo>
                                <a:pt x="0" y="18288"/>
                              </a:lnTo>
                              <a:lnTo>
                                <a:pt x="5763768" y="18288"/>
                              </a:lnTo>
                              <a:lnTo>
                                <a:pt x="576376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7D1DF8" id="Graphic 2" o:spid="_x0000_s1026" style="position:absolute;margin-left:70.55pt;margin-top:14.9pt;width:453.85pt;height:1.45pt;z-index:-15730688;visibility:visible;mso-wrap-style:square;mso-wrap-distance-left:0;mso-wrap-distance-top:0;mso-wrap-distance-right:0;mso-wrap-distance-bottom:0;mso-position-horizontal:absolute;mso-position-horizontal-relative:page;mso-position-vertical:absolute;mso-position-vertical-relative:text;v-text-anchor:top" coordsize="5763895,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" path="m5763768,l,,,18288r5763768,l5763768,xe" fillcolor="black" stroked="f">
                <v:path arrowok="t"/>
                <w10:wrap type="topAndBottom" anchorx="page"/>
              </v:shape>
            </w:pict>
          </mc:Fallback>
        </mc:AlternateContent>
      </w:r>
    </w:p>
    <w:p w14:paraId="472536F1" w14:textId="77777777" w:rsidR="002F055F" w:rsidRDefault="00DA701C">
      <w:pPr>
        <w:spacing w:before="274"/>
        <w:ind w:left="165"/>
        <w:rPr>
          <w:b/>
          <w:sz w:val="24"/>
        </w:rPr>
      </w:pPr>
      <w:r>
        <w:rPr>
          <w:b/>
          <w:sz w:val="24"/>
        </w:rPr>
        <w:t xml:space="preserve">List of material / Required </w:t>
      </w:r>
      <w:r>
        <w:rPr>
          <w:b/>
          <w:spacing w:val="-2"/>
          <w:sz w:val="24"/>
        </w:rPr>
        <w:t>hardware:</w:t>
      </w:r>
    </w:p>
    <w:p w14:paraId="79B9A7BE" w14:textId="77777777" w:rsidR="002F055F" w:rsidRDefault="002F055F">
      <w:pPr>
        <w:pStyle w:val="BodyText"/>
        <w:spacing w:before="45"/>
        <w:rPr>
          <w:b/>
          <w:sz w:val="20"/>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2"/>
        <w:gridCol w:w="7795"/>
      </w:tblGrid>
      <w:tr w:rsidR="002F055F" w14:paraId="2CFAE81A" w14:textId="77777777">
        <w:trPr>
          <w:trHeight w:val="253"/>
        </w:trPr>
        <w:tc>
          <w:tcPr>
            <w:tcW w:w="1272" w:type="dxa"/>
            <w:shd w:val="clear" w:color="auto" w:fill="EDEDED"/>
          </w:tcPr>
          <w:p w14:paraId="62652F50" w14:textId="77777777" w:rsidR="002F055F" w:rsidRDefault="00DA701C">
            <w:pPr>
              <w:pStyle w:val="TableParagraph"/>
              <w:spacing w:line="234" w:lineRule="exact"/>
              <w:ind w:left="110"/>
              <w:rPr>
                <w:b/>
              </w:rPr>
            </w:pPr>
            <w:r>
              <w:rPr>
                <w:b/>
                <w:spacing w:val="-2"/>
              </w:rPr>
              <w:t>Quantity</w:t>
            </w:r>
          </w:p>
        </w:tc>
        <w:tc>
          <w:tcPr>
            <w:tcW w:w="7795" w:type="dxa"/>
            <w:shd w:val="clear" w:color="auto" w:fill="EDEDED"/>
          </w:tcPr>
          <w:p w14:paraId="5ED503AD" w14:textId="77777777" w:rsidR="002F055F" w:rsidRDefault="00DA701C">
            <w:pPr>
              <w:pStyle w:val="TableParagraph"/>
              <w:spacing w:line="234" w:lineRule="exact"/>
              <w:ind w:left="105"/>
              <w:rPr>
                <w:b/>
              </w:rPr>
            </w:pPr>
            <w:r>
              <w:rPr>
                <w:b/>
                <w:spacing w:val="-4"/>
              </w:rPr>
              <w:t>Item</w:t>
            </w:r>
          </w:p>
        </w:tc>
      </w:tr>
      <w:tr w:rsidR="002F055F" w14:paraId="76C49C38" w14:textId="77777777">
        <w:trPr>
          <w:trHeight w:val="254"/>
        </w:trPr>
        <w:tc>
          <w:tcPr>
            <w:tcW w:w="1272" w:type="dxa"/>
            <w:shd w:val="clear" w:color="auto" w:fill="EDEDED"/>
          </w:tcPr>
          <w:p w14:paraId="30A708A2" w14:textId="77777777" w:rsidR="002F055F" w:rsidRDefault="00DA701C">
            <w:pPr>
              <w:pStyle w:val="TableParagraph"/>
              <w:spacing w:line="234" w:lineRule="exact"/>
              <w:ind w:left="110"/>
            </w:pPr>
            <w:r>
              <w:rPr>
                <w:spacing w:val="-10"/>
              </w:rPr>
              <w:t>1</w:t>
            </w:r>
          </w:p>
        </w:tc>
        <w:tc>
          <w:tcPr>
            <w:tcW w:w="7795" w:type="dxa"/>
            <w:shd w:val="clear" w:color="auto" w:fill="EDEDED"/>
          </w:tcPr>
          <w:p w14:paraId="13030ADE" w14:textId="77777777" w:rsidR="002F055F" w:rsidRDefault="00DA701C">
            <w:pPr>
              <w:pStyle w:val="TableParagraph"/>
              <w:spacing w:line="234" w:lineRule="exact"/>
              <w:ind w:left="105"/>
            </w:pPr>
            <w:r>
              <w:t>Exclusion</w:t>
            </w:r>
            <w:r>
              <w:rPr>
                <w:spacing w:val="-9"/>
              </w:rPr>
              <w:t xml:space="preserve"> </w:t>
            </w:r>
            <w:r>
              <w:t>Criteria</w:t>
            </w:r>
            <w:r>
              <w:rPr>
                <w:spacing w:val="-8"/>
              </w:rPr>
              <w:t xml:space="preserve"> </w:t>
            </w:r>
            <w:r>
              <w:rPr>
                <w:spacing w:val="-2"/>
              </w:rPr>
              <w:t>Questionnaire</w:t>
            </w:r>
          </w:p>
        </w:tc>
      </w:tr>
      <w:tr w:rsidR="002F055F" w14:paraId="1B0044CF" w14:textId="77777777">
        <w:trPr>
          <w:trHeight w:val="503"/>
        </w:trPr>
        <w:tc>
          <w:tcPr>
            <w:tcW w:w="1272" w:type="dxa"/>
            <w:shd w:val="clear" w:color="auto" w:fill="EDEDED"/>
          </w:tcPr>
          <w:p w14:paraId="6FAA0BAC" w14:textId="77777777" w:rsidR="002F055F" w:rsidRDefault="00DA701C">
            <w:pPr>
              <w:pStyle w:val="TableParagraph"/>
              <w:spacing w:line="248" w:lineRule="exact"/>
              <w:ind w:left="110"/>
            </w:pPr>
            <w:r>
              <w:rPr>
                <w:spacing w:val="-10"/>
              </w:rPr>
              <w:t>1</w:t>
            </w:r>
          </w:p>
        </w:tc>
        <w:tc>
          <w:tcPr>
            <w:tcW w:w="7795" w:type="dxa"/>
            <w:shd w:val="clear" w:color="auto" w:fill="EDEDED"/>
          </w:tcPr>
          <w:p w14:paraId="698EC516" w14:textId="77777777" w:rsidR="002F055F" w:rsidRDefault="00DA701C">
            <w:pPr>
              <w:pStyle w:val="TableParagraph"/>
              <w:spacing w:line="248" w:lineRule="exact"/>
              <w:ind w:left="105"/>
            </w:pPr>
            <w:r>
              <w:t>Information</w:t>
            </w:r>
            <w:r>
              <w:rPr>
                <w:spacing w:val="15"/>
              </w:rPr>
              <w:t xml:space="preserve"> </w:t>
            </w:r>
            <w:r>
              <w:t>sheet</w:t>
            </w:r>
            <w:r>
              <w:rPr>
                <w:spacing w:val="16"/>
              </w:rPr>
              <w:t xml:space="preserve"> </w:t>
            </w:r>
            <w:r>
              <w:t>(as</w:t>
            </w:r>
            <w:r>
              <w:rPr>
                <w:spacing w:val="15"/>
              </w:rPr>
              <w:t xml:space="preserve"> </w:t>
            </w:r>
            <w:r>
              <w:t>approved</w:t>
            </w:r>
            <w:r>
              <w:rPr>
                <w:spacing w:val="16"/>
              </w:rPr>
              <w:t xml:space="preserve"> </w:t>
            </w:r>
            <w:r>
              <w:t>by</w:t>
            </w:r>
            <w:r>
              <w:rPr>
                <w:spacing w:val="15"/>
              </w:rPr>
              <w:t xml:space="preserve"> </w:t>
            </w:r>
            <w:r>
              <w:t>your</w:t>
            </w:r>
            <w:r>
              <w:rPr>
                <w:spacing w:val="16"/>
              </w:rPr>
              <w:t xml:space="preserve"> </w:t>
            </w:r>
            <w:r>
              <w:t>local</w:t>
            </w:r>
            <w:r>
              <w:rPr>
                <w:spacing w:val="15"/>
              </w:rPr>
              <w:t xml:space="preserve"> </w:t>
            </w:r>
            <w:r>
              <w:t>ethics</w:t>
            </w:r>
            <w:r>
              <w:rPr>
                <w:spacing w:val="16"/>
              </w:rPr>
              <w:t xml:space="preserve"> </w:t>
            </w:r>
            <w:r>
              <w:t>committee</w:t>
            </w:r>
            <w:r>
              <w:rPr>
                <w:spacing w:val="15"/>
              </w:rPr>
              <w:t xml:space="preserve"> </w:t>
            </w:r>
            <w:r>
              <w:t>or</w:t>
            </w:r>
            <w:r>
              <w:rPr>
                <w:spacing w:val="16"/>
              </w:rPr>
              <w:t xml:space="preserve"> </w:t>
            </w:r>
            <w:r>
              <w:rPr>
                <w:spacing w:val="-2"/>
              </w:rPr>
              <w:t>equivalent</w:t>
            </w:r>
          </w:p>
          <w:p w14:paraId="252BC3B9" w14:textId="77777777" w:rsidR="002F055F" w:rsidRDefault="00DA701C">
            <w:pPr>
              <w:pStyle w:val="TableParagraph"/>
              <w:spacing w:before="1" w:line="234" w:lineRule="exact"/>
              <w:ind w:left="105"/>
            </w:pPr>
            <w:r>
              <w:rPr>
                <w:spacing w:val="-2"/>
              </w:rPr>
              <w:t>board)</w:t>
            </w:r>
          </w:p>
        </w:tc>
      </w:tr>
      <w:tr w:rsidR="002F055F" w14:paraId="40C4F90F" w14:textId="77777777">
        <w:trPr>
          <w:trHeight w:val="254"/>
        </w:trPr>
        <w:tc>
          <w:tcPr>
            <w:tcW w:w="1272" w:type="dxa"/>
            <w:shd w:val="clear" w:color="auto" w:fill="EDEDED"/>
          </w:tcPr>
          <w:p w14:paraId="745C804E" w14:textId="77777777" w:rsidR="002F055F" w:rsidRDefault="00DA701C">
            <w:pPr>
              <w:pStyle w:val="TableParagraph"/>
              <w:spacing w:line="234" w:lineRule="exact"/>
              <w:ind w:left="110"/>
            </w:pPr>
            <w:r>
              <w:rPr>
                <w:spacing w:val="-10"/>
              </w:rPr>
              <w:t>1</w:t>
            </w:r>
          </w:p>
        </w:tc>
        <w:tc>
          <w:tcPr>
            <w:tcW w:w="7795" w:type="dxa"/>
            <w:shd w:val="clear" w:color="auto" w:fill="EDEDED"/>
          </w:tcPr>
          <w:p w14:paraId="1BB318A3" w14:textId="77777777" w:rsidR="002F055F" w:rsidRDefault="00DA701C">
            <w:pPr>
              <w:pStyle w:val="TableParagraph"/>
              <w:spacing w:line="234" w:lineRule="exact"/>
              <w:ind w:left="105"/>
            </w:pPr>
            <w:r>
              <w:rPr>
                <w:spacing w:val="-2"/>
              </w:rPr>
              <w:t>Consent</w:t>
            </w:r>
            <w:r>
              <w:rPr>
                <w:spacing w:val="-7"/>
              </w:rPr>
              <w:t xml:space="preserve"> </w:t>
            </w:r>
            <w:r>
              <w:rPr>
                <w:spacing w:val="-2"/>
              </w:rPr>
              <w:t>form</w:t>
            </w:r>
            <w:r>
              <w:rPr>
                <w:spacing w:val="-5"/>
              </w:rPr>
              <w:t xml:space="preserve"> </w:t>
            </w:r>
            <w:r>
              <w:rPr>
                <w:spacing w:val="-2"/>
              </w:rPr>
              <w:t>(as</w:t>
            </w:r>
            <w:r>
              <w:rPr>
                <w:spacing w:val="-4"/>
              </w:rPr>
              <w:t xml:space="preserve"> </w:t>
            </w:r>
            <w:r>
              <w:rPr>
                <w:spacing w:val="-2"/>
              </w:rPr>
              <w:t>approved</w:t>
            </w:r>
            <w:r>
              <w:rPr>
                <w:spacing w:val="-5"/>
              </w:rPr>
              <w:t xml:space="preserve"> </w:t>
            </w:r>
            <w:r>
              <w:rPr>
                <w:spacing w:val="-2"/>
              </w:rPr>
              <w:t>by</w:t>
            </w:r>
            <w:r>
              <w:rPr>
                <w:spacing w:val="-4"/>
              </w:rPr>
              <w:t xml:space="preserve"> </w:t>
            </w:r>
            <w:r>
              <w:rPr>
                <w:spacing w:val="-2"/>
              </w:rPr>
              <w:t>your</w:t>
            </w:r>
            <w:r>
              <w:rPr>
                <w:spacing w:val="-5"/>
              </w:rPr>
              <w:t xml:space="preserve"> </w:t>
            </w:r>
            <w:r>
              <w:rPr>
                <w:spacing w:val="-2"/>
              </w:rPr>
              <w:t>local</w:t>
            </w:r>
            <w:r>
              <w:rPr>
                <w:spacing w:val="-4"/>
              </w:rPr>
              <w:t xml:space="preserve"> </w:t>
            </w:r>
            <w:r>
              <w:rPr>
                <w:spacing w:val="-2"/>
              </w:rPr>
              <w:t>ethics</w:t>
            </w:r>
            <w:r>
              <w:rPr>
                <w:spacing w:val="-5"/>
              </w:rPr>
              <w:t xml:space="preserve"> </w:t>
            </w:r>
            <w:r>
              <w:rPr>
                <w:spacing w:val="-2"/>
              </w:rPr>
              <w:t>committee</w:t>
            </w:r>
            <w:r>
              <w:rPr>
                <w:spacing w:val="-4"/>
              </w:rPr>
              <w:t xml:space="preserve"> </w:t>
            </w:r>
            <w:r>
              <w:rPr>
                <w:spacing w:val="-2"/>
              </w:rPr>
              <w:t>or</w:t>
            </w:r>
            <w:r>
              <w:rPr>
                <w:spacing w:val="-5"/>
              </w:rPr>
              <w:t xml:space="preserve"> </w:t>
            </w:r>
            <w:r>
              <w:rPr>
                <w:spacing w:val="-2"/>
              </w:rPr>
              <w:t>equivalent</w:t>
            </w:r>
            <w:r>
              <w:rPr>
                <w:spacing w:val="-4"/>
              </w:rPr>
              <w:t xml:space="preserve"> </w:t>
            </w:r>
            <w:r>
              <w:rPr>
                <w:spacing w:val="-2"/>
              </w:rPr>
              <w:t>board)</w:t>
            </w:r>
          </w:p>
        </w:tc>
      </w:tr>
      <w:tr w:rsidR="002F055F" w14:paraId="59FA16A7" w14:textId="77777777">
        <w:trPr>
          <w:trHeight w:val="253"/>
        </w:trPr>
        <w:tc>
          <w:tcPr>
            <w:tcW w:w="1272" w:type="dxa"/>
            <w:shd w:val="clear" w:color="auto" w:fill="EDEDED"/>
          </w:tcPr>
          <w:p w14:paraId="5F93981A" w14:textId="77777777" w:rsidR="002F055F" w:rsidRDefault="00DA701C">
            <w:pPr>
              <w:pStyle w:val="TableParagraph"/>
              <w:spacing w:line="234" w:lineRule="exact"/>
              <w:ind w:left="110"/>
            </w:pPr>
            <w:r>
              <w:rPr>
                <w:spacing w:val="-10"/>
              </w:rPr>
              <w:t>1</w:t>
            </w:r>
          </w:p>
        </w:tc>
        <w:tc>
          <w:tcPr>
            <w:tcW w:w="7795" w:type="dxa"/>
            <w:shd w:val="clear" w:color="auto" w:fill="EDEDED"/>
          </w:tcPr>
          <w:p w14:paraId="3C3F0D9D" w14:textId="77777777" w:rsidR="002F055F" w:rsidRDefault="00DA701C">
            <w:pPr>
              <w:pStyle w:val="TableParagraph"/>
              <w:spacing w:line="234" w:lineRule="exact"/>
              <w:ind w:left="105"/>
            </w:pPr>
            <w:r>
              <w:t>Demographics</w:t>
            </w:r>
            <w:r>
              <w:rPr>
                <w:spacing w:val="-12"/>
              </w:rPr>
              <w:t xml:space="preserve"> </w:t>
            </w:r>
            <w:r>
              <w:rPr>
                <w:spacing w:val="-2"/>
              </w:rPr>
              <w:t>Questionnaire</w:t>
            </w:r>
          </w:p>
        </w:tc>
      </w:tr>
      <w:tr w:rsidR="002F055F" w14:paraId="42154442" w14:textId="77777777">
        <w:trPr>
          <w:trHeight w:val="254"/>
        </w:trPr>
        <w:tc>
          <w:tcPr>
            <w:tcW w:w="1272" w:type="dxa"/>
            <w:shd w:val="clear" w:color="auto" w:fill="EDEDED"/>
          </w:tcPr>
          <w:p w14:paraId="6A43DD9B" w14:textId="77777777" w:rsidR="002F055F" w:rsidRDefault="00DA701C">
            <w:pPr>
              <w:pStyle w:val="TableParagraph"/>
              <w:spacing w:line="234" w:lineRule="exact"/>
              <w:ind w:left="110"/>
            </w:pPr>
            <w:r>
              <w:rPr>
                <w:spacing w:val="-10"/>
              </w:rPr>
              <w:t>1</w:t>
            </w:r>
          </w:p>
        </w:tc>
        <w:tc>
          <w:tcPr>
            <w:tcW w:w="7795" w:type="dxa"/>
            <w:shd w:val="clear" w:color="auto" w:fill="EDEDED"/>
          </w:tcPr>
          <w:p w14:paraId="48997473" w14:textId="77777777" w:rsidR="002F055F" w:rsidRDefault="00DA701C">
            <w:pPr>
              <w:pStyle w:val="TableParagraph"/>
              <w:spacing w:line="234" w:lineRule="exact"/>
              <w:ind w:left="105"/>
            </w:pPr>
            <w:r>
              <w:t>Questionnaire</w:t>
            </w:r>
            <w:r>
              <w:rPr>
                <w:spacing w:val="-8"/>
              </w:rPr>
              <w:t xml:space="preserve"> </w:t>
            </w:r>
            <w:r>
              <w:t>tES</w:t>
            </w:r>
            <w:r>
              <w:rPr>
                <w:spacing w:val="50"/>
              </w:rPr>
              <w:t xml:space="preserve"> </w:t>
            </w:r>
            <w:r>
              <w:t>sensation</w:t>
            </w:r>
            <w:r>
              <w:rPr>
                <w:spacing w:val="-5"/>
              </w:rPr>
              <w:t xml:space="preserve"> </w:t>
            </w:r>
            <w:r w:rsidR="001606DF">
              <w:rPr>
                <w:spacing w:val="-2"/>
              </w:rPr>
              <w:t>questionnaire</w:t>
            </w:r>
          </w:p>
        </w:tc>
      </w:tr>
      <w:tr w:rsidR="002F055F" w14:paraId="6F29487A" w14:textId="77777777">
        <w:trPr>
          <w:trHeight w:val="249"/>
        </w:trPr>
        <w:tc>
          <w:tcPr>
            <w:tcW w:w="1272" w:type="dxa"/>
            <w:shd w:val="clear" w:color="auto" w:fill="EDEDED"/>
          </w:tcPr>
          <w:p w14:paraId="44E861B5" w14:textId="77777777" w:rsidR="002F055F" w:rsidRDefault="00DA701C">
            <w:pPr>
              <w:pStyle w:val="TableParagraph"/>
              <w:spacing w:line="229" w:lineRule="exact"/>
              <w:ind w:left="110"/>
            </w:pPr>
            <w:r>
              <w:rPr>
                <w:spacing w:val="-10"/>
              </w:rPr>
              <w:t>1</w:t>
            </w:r>
          </w:p>
        </w:tc>
        <w:tc>
          <w:tcPr>
            <w:tcW w:w="7795" w:type="dxa"/>
            <w:shd w:val="clear" w:color="auto" w:fill="EDEDED"/>
          </w:tcPr>
          <w:p w14:paraId="21F92C68" w14:textId="77777777" w:rsidR="002F055F" w:rsidRDefault="00DA701C">
            <w:pPr>
              <w:pStyle w:val="TableParagraph"/>
              <w:spacing w:line="229" w:lineRule="exact"/>
              <w:ind w:left="105"/>
            </w:pPr>
            <w:proofErr w:type="spellStart"/>
            <w:r>
              <w:t>tACS</w:t>
            </w:r>
            <w:proofErr w:type="spellEnd"/>
            <w:r>
              <w:rPr>
                <w:spacing w:val="-7"/>
              </w:rPr>
              <w:t xml:space="preserve"> </w:t>
            </w:r>
            <w:r>
              <w:t>Challenge</w:t>
            </w:r>
            <w:r>
              <w:rPr>
                <w:spacing w:val="-6"/>
              </w:rPr>
              <w:t xml:space="preserve"> </w:t>
            </w:r>
            <w:r>
              <w:rPr>
                <w:spacing w:val="-2"/>
              </w:rPr>
              <w:t>Device</w:t>
            </w:r>
          </w:p>
        </w:tc>
      </w:tr>
      <w:tr w:rsidR="002F055F" w14:paraId="7B517E7A" w14:textId="77777777">
        <w:trPr>
          <w:trHeight w:val="253"/>
        </w:trPr>
        <w:tc>
          <w:tcPr>
            <w:tcW w:w="1272" w:type="dxa"/>
            <w:shd w:val="clear" w:color="auto" w:fill="EDEDED"/>
          </w:tcPr>
          <w:p w14:paraId="1DCE6117" w14:textId="77777777" w:rsidR="002F055F" w:rsidRDefault="00DA701C">
            <w:pPr>
              <w:pStyle w:val="TableParagraph"/>
              <w:spacing w:line="234" w:lineRule="exact"/>
              <w:ind w:left="110"/>
            </w:pPr>
            <w:r>
              <w:rPr>
                <w:spacing w:val="-10"/>
              </w:rPr>
              <w:t>1</w:t>
            </w:r>
          </w:p>
        </w:tc>
        <w:tc>
          <w:tcPr>
            <w:tcW w:w="7795" w:type="dxa"/>
            <w:shd w:val="clear" w:color="auto" w:fill="EDEDED"/>
          </w:tcPr>
          <w:p w14:paraId="116F7112" w14:textId="77777777" w:rsidR="002F055F" w:rsidRDefault="00DA701C">
            <w:pPr>
              <w:pStyle w:val="TableParagraph"/>
              <w:spacing w:line="234" w:lineRule="exact"/>
              <w:ind w:left="105"/>
            </w:pPr>
            <w:r>
              <w:t>LED</w:t>
            </w:r>
            <w:r>
              <w:rPr>
                <w:spacing w:val="-5"/>
              </w:rPr>
              <w:t xml:space="preserve"> </w:t>
            </w:r>
            <w:r>
              <w:rPr>
                <w:spacing w:val="-2"/>
              </w:rPr>
              <w:t>Array</w:t>
            </w:r>
          </w:p>
        </w:tc>
      </w:tr>
      <w:tr w:rsidR="002F055F" w14:paraId="558A6993" w14:textId="77777777">
        <w:trPr>
          <w:trHeight w:val="254"/>
        </w:trPr>
        <w:tc>
          <w:tcPr>
            <w:tcW w:w="1272" w:type="dxa"/>
            <w:shd w:val="clear" w:color="auto" w:fill="EDEDED"/>
          </w:tcPr>
          <w:p w14:paraId="006DFE58" w14:textId="77777777" w:rsidR="002F055F" w:rsidRDefault="00DA701C">
            <w:pPr>
              <w:pStyle w:val="TableParagraph"/>
              <w:spacing w:line="234" w:lineRule="exact"/>
              <w:ind w:left="110"/>
            </w:pPr>
            <w:r>
              <w:rPr>
                <w:spacing w:val="-10"/>
              </w:rPr>
              <w:t>2</w:t>
            </w:r>
          </w:p>
        </w:tc>
        <w:tc>
          <w:tcPr>
            <w:tcW w:w="7795" w:type="dxa"/>
            <w:shd w:val="clear" w:color="auto" w:fill="EDEDED"/>
          </w:tcPr>
          <w:p w14:paraId="16C3185D" w14:textId="77777777" w:rsidR="002F055F" w:rsidRDefault="00DA701C">
            <w:pPr>
              <w:pStyle w:val="TableParagraph"/>
              <w:spacing w:line="234" w:lineRule="exact"/>
              <w:ind w:left="105"/>
            </w:pPr>
            <w:r>
              <w:t>USB-A</w:t>
            </w:r>
            <w:r>
              <w:rPr>
                <w:spacing w:val="-6"/>
              </w:rPr>
              <w:t xml:space="preserve"> </w:t>
            </w:r>
            <w:r>
              <w:t>to</w:t>
            </w:r>
            <w:r>
              <w:rPr>
                <w:spacing w:val="-5"/>
              </w:rPr>
              <w:t xml:space="preserve"> </w:t>
            </w:r>
            <w:r>
              <w:t>Micro-USB</w:t>
            </w:r>
            <w:r>
              <w:rPr>
                <w:spacing w:val="-5"/>
              </w:rPr>
              <w:t xml:space="preserve"> </w:t>
            </w:r>
            <w:r>
              <w:rPr>
                <w:spacing w:val="-2"/>
              </w:rPr>
              <w:t>cables</w:t>
            </w:r>
          </w:p>
        </w:tc>
      </w:tr>
      <w:tr w:rsidR="002F055F" w14:paraId="0A9020CB" w14:textId="77777777">
        <w:trPr>
          <w:trHeight w:val="253"/>
        </w:trPr>
        <w:tc>
          <w:tcPr>
            <w:tcW w:w="1272" w:type="dxa"/>
            <w:shd w:val="clear" w:color="auto" w:fill="EDEDED"/>
          </w:tcPr>
          <w:p w14:paraId="3A00FDD0" w14:textId="77777777" w:rsidR="002F055F" w:rsidRDefault="00DA701C">
            <w:pPr>
              <w:pStyle w:val="TableParagraph"/>
              <w:spacing w:line="234" w:lineRule="exact"/>
              <w:ind w:left="110"/>
            </w:pPr>
            <w:r>
              <w:rPr>
                <w:spacing w:val="-10"/>
              </w:rPr>
              <w:t>1</w:t>
            </w:r>
          </w:p>
        </w:tc>
        <w:tc>
          <w:tcPr>
            <w:tcW w:w="7795" w:type="dxa"/>
            <w:shd w:val="clear" w:color="auto" w:fill="EDEDED"/>
          </w:tcPr>
          <w:p w14:paraId="5315E8C8" w14:textId="77777777" w:rsidR="002F055F" w:rsidRDefault="00DA701C">
            <w:pPr>
              <w:pStyle w:val="TableParagraph"/>
              <w:spacing w:line="234" w:lineRule="exact"/>
              <w:ind w:left="105"/>
            </w:pPr>
            <w:r>
              <w:t>6-Pin</w:t>
            </w:r>
            <w:r>
              <w:rPr>
                <w:spacing w:val="-4"/>
              </w:rPr>
              <w:t xml:space="preserve"> </w:t>
            </w:r>
            <w:r>
              <w:t>Mini</w:t>
            </w:r>
            <w:r>
              <w:rPr>
                <w:spacing w:val="-4"/>
              </w:rPr>
              <w:t xml:space="preserve"> </w:t>
            </w:r>
            <w:r>
              <w:t>DIN</w:t>
            </w:r>
            <w:r>
              <w:rPr>
                <w:spacing w:val="-4"/>
              </w:rPr>
              <w:t xml:space="preserve"> cable</w:t>
            </w:r>
          </w:p>
        </w:tc>
      </w:tr>
      <w:tr w:rsidR="002F055F" w14:paraId="7F68491C" w14:textId="77777777">
        <w:trPr>
          <w:trHeight w:val="249"/>
        </w:trPr>
        <w:tc>
          <w:tcPr>
            <w:tcW w:w="1272" w:type="dxa"/>
            <w:shd w:val="clear" w:color="auto" w:fill="EDEDED"/>
          </w:tcPr>
          <w:p w14:paraId="5646C0F2" w14:textId="77777777" w:rsidR="002F055F" w:rsidRDefault="00DA701C">
            <w:pPr>
              <w:pStyle w:val="TableParagraph"/>
              <w:spacing w:line="229" w:lineRule="exact"/>
              <w:ind w:left="110"/>
            </w:pPr>
            <w:r>
              <w:rPr>
                <w:spacing w:val="-10"/>
              </w:rPr>
              <w:t>1</w:t>
            </w:r>
          </w:p>
        </w:tc>
        <w:tc>
          <w:tcPr>
            <w:tcW w:w="7795" w:type="dxa"/>
            <w:shd w:val="clear" w:color="auto" w:fill="EDEDED"/>
          </w:tcPr>
          <w:p w14:paraId="7364DC67" w14:textId="77777777" w:rsidR="002F055F" w:rsidRDefault="00DA701C">
            <w:pPr>
              <w:pStyle w:val="TableParagraph"/>
              <w:spacing w:line="229" w:lineRule="exact"/>
              <w:ind w:left="105"/>
            </w:pPr>
            <w:r>
              <w:t>Laptop</w:t>
            </w:r>
            <w:r>
              <w:rPr>
                <w:spacing w:val="-5"/>
              </w:rPr>
              <w:t xml:space="preserve"> </w:t>
            </w:r>
            <w:r>
              <w:t>with</w:t>
            </w:r>
            <w:r>
              <w:rPr>
                <w:spacing w:val="-5"/>
              </w:rPr>
              <w:t xml:space="preserve"> </w:t>
            </w:r>
            <w:r>
              <w:t>Java</w:t>
            </w:r>
            <w:r>
              <w:rPr>
                <w:spacing w:val="-4"/>
              </w:rPr>
              <w:t xml:space="preserve"> </w:t>
            </w:r>
            <w:r>
              <w:rPr>
                <w:spacing w:val="-2"/>
              </w:rPr>
              <w:t>Installed</w:t>
            </w:r>
          </w:p>
        </w:tc>
      </w:tr>
      <w:tr w:rsidR="002F055F" w14:paraId="2439BB7F" w14:textId="77777777">
        <w:trPr>
          <w:trHeight w:val="253"/>
        </w:trPr>
        <w:tc>
          <w:tcPr>
            <w:tcW w:w="1272" w:type="dxa"/>
            <w:shd w:val="clear" w:color="auto" w:fill="EDEDED"/>
          </w:tcPr>
          <w:p w14:paraId="5EC9B460" w14:textId="77777777" w:rsidR="002F055F" w:rsidRDefault="00DA701C">
            <w:pPr>
              <w:pStyle w:val="TableParagraph"/>
              <w:spacing w:line="234" w:lineRule="exact"/>
              <w:ind w:left="110"/>
            </w:pPr>
            <w:r>
              <w:rPr>
                <w:spacing w:val="-10"/>
              </w:rPr>
              <w:t>1</w:t>
            </w:r>
          </w:p>
        </w:tc>
        <w:tc>
          <w:tcPr>
            <w:tcW w:w="7795" w:type="dxa"/>
            <w:shd w:val="clear" w:color="auto" w:fill="EDEDED"/>
          </w:tcPr>
          <w:p w14:paraId="7B19B4CB" w14:textId="77777777" w:rsidR="002F055F" w:rsidRDefault="00DA701C">
            <w:pPr>
              <w:pStyle w:val="TableParagraph"/>
              <w:spacing w:line="234" w:lineRule="exact"/>
              <w:ind w:left="105"/>
            </w:pPr>
            <w:r>
              <w:t>(Optional)</w:t>
            </w:r>
            <w:r>
              <w:rPr>
                <w:spacing w:val="-7"/>
              </w:rPr>
              <w:t xml:space="preserve"> </w:t>
            </w:r>
            <w:r>
              <w:t>5V</w:t>
            </w:r>
            <w:r>
              <w:rPr>
                <w:spacing w:val="-7"/>
              </w:rPr>
              <w:t xml:space="preserve"> </w:t>
            </w:r>
            <w:r>
              <w:t>portable</w:t>
            </w:r>
            <w:r>
              <w:rPr>
                <w:spacing w:val="-6"/>
              </w:rPr>
              <w:t xml:space="preserve"> </w:t>
            </w:r>
            <w:r>
              <w:rPr>
                <w:spacing w:val="-2"/>
              </w:rPr>
              <w:t>battery</w:t>
            </w:r>
          </w:p>
        </w:tc>
      </w:tr>
      <w:tr w:rsidR="002F055F" w14:paraId="57386FC5" w14:textId="77777777">
        <w:trPr>
          <w:trHeight w:val="254"/>
        </w:trPr>
        <w:tc>
          <w:tcPr>
            <w:tcW w:w="1272" w:type="dxa"/>
            <w:shd w:val="clear" w:color="auto" w:fill="EDEDED"/>
          </w:tcPr>
          <w:p w14:paraId="55DAB267" w14:textId="77777777" w:rsidR="002F055F" w:rsidRDefault="00DA701C">
            <w:pPr>
              <w:pStyle w:val="TableParagraph"/>
              <w:spacing w:line="234" w:lineRule="exact"/>
              <w:ind w:left="110"/>
            </w:pPr>
            <w:r>
              <w:rPr>
                <w:spacing w:val="-10"/>
              </w:rPr>
              <w:t>1</w:t>
            </w:r>
          </w:p>
        </w:tc>
        <w:tc>
          <w:tcPr>
            <w:tcW w:w="7795" w:type="dxa"/>
            <w:shd w:val="clear" w:color="auto" w:fill="EDEDED"/>
          </w:tcPr>
          <w:p w14:paraId="41FB0D42" w14:textId="77777777" w:rsidR="002F055F" w:rsidRDefault="00DA701C">
            <w:pPr>
              <w:pStyle w:val="TableParagraph"/>
              <w:spacing w:line="234" w:lineRule="exact"/>
              <w:ind w:left="105"/>
            </w:pPr>
            <w:proofErr w:type="spellStart"/>
            <w:r>
              <w:t>tACS</w:t>
            </w:r>
            <w:proofErr w:type="spellEnd"/>
            <w:r>
              <w:rPr>
                <w:spacing w:val="-4"/>
              </w:rPr>
              <w:t xml:space="preserve"> </w:t>
            </w:r>
            <w:r>
              <w:rPr>
                <w:spacing w:val="-2"/>
              </w:rPr>
              <w:t>device</w:t>
            </w:r>
          </w:p>
        </w:tc>
      </w:tr>
      <w:tr w:rsidR="002F055F" w14:paraId="2B5862A0" w14:textId="77777777">
        <w:trPr>
          <w:trHeight w:val="253"/>
        </w:trPr>
        <w:tc>
          <w:tcPr>
            <w:tcW w:w="1272" w:type="dxa"/>
            <w:shd w:val="clear" w:color="auto" w:fill="EDEDED"/>
          </w:tcPr>
          <w:p w14:paraId="2B24CDC1" w14:textId="77777777" w:rsidR="002F055F" w:rsidRDefault="00DA701C">
            <w:pPr>
              <w:pStyle w:val="TableParagraph"/>
              <w:spacing w:line="234" w:lineRule="exact"/>
              <w:ind w:left="110"/>
            </w:pPr>
            <w:r>
              <w:rPr>
                <w:spacing w:val="-10"/>
              </w:rPr>
              <w:t>1</w:t>
            </w:r>
          </w:p>
        </w:tc>
        <w:tc>
          <w:tcPr>
            <w:tcW w:w="7795" w:type="dxa"/>
            <w:shd w:val="clear" w:color="auto" w:fill="EDEDED"/>
          </w:tcPr>
          <w:p w14:paraId="3DF64240" w14:textId="77777777" w:rsidR="002F055F" w:rsidRDefault="00DA701C">
            <w:pPr>
              <w:pStyle w:val="TableParagraph"/>
              <w:spacing w:line="234" w:lineRule="exact"/>
              <w:ind w:left="105"/>
            </w:pPr>
            <w:proofErr w:type="spellStart"/>
            <w:r>
              <w:t>tACS</w:t>
            </w:r>
            <w:proofErr w:type="spellEnd"/>
            <w:r>
              <w:rPr>
                <w:spacing w:val="-4"/>
              </w:rPr>
              <w:t xml:space="preserve"> </w:t>
            </w:r>
            <w:r>
              <w:rPr>
                <w:spacing w:val="-5"/>
              </w:rPr>
              <w:t>cap</w:t>
            </w:r>
          </w:p>
        </w:tc>
      </w:tr>
      <w:tr w:rsidR="002F055F" w14:paraId="25D6E424" w14:textId="77777777">
        <w:trPr>
          <w:trHeight w:val="253"/>
        </w:trPr>
        <w:tc>
          <w:tcPr>
            <w:tcW w:w="1272" w:type="dxa"/>
            <w:shd w:val="clear" w:color="auto" w:fill="EDEDED"/>
          </w:tcPr>
          <w:p w14:paraId="78CC51A3" w14:textId="77777777" w:rsidR="002F055F" w:rsidRDefault="00DA701C">
            <w:pPr>
              <w:pStyle w:val="TableParagraph"/>
              <w:spacing w:line="234" w:lineRule="exact"/>
              <w:ind w:left="110"/>
            </w:pPr>
            <w:r>
              <w:rPr>
                <w:spacing w:val="-10"/>
              </w:rPr>
              <w:t>1</w:t>
            </w:r>
          </w:p>
        </w:tc>
        <w:tc>
          <w:tcPr>
            <w:tcW w:w="7795" w:type="dxa"/>
            <w:shd w:val="clear" w:color="auto" w:fill="EDEDED"/>
          </w:tcPr>
          <w:p w14:paraId="5164DF49" w14:textId="77777777" w:rsidR="002F055F" w:rsidRDefault="00DA701C">
            <w:pPr>
              <w:pStyle w:val="TableParagraph"/>
              <w:spacing w:line="234" w:lineRule="exact"/>
              <w:ind w:left="105"/>
            </w:pPr>
            <w:r>
              <w:t>set</w:t>
            </w:r>
            <w:r>
              <w:rPr>
                <w:spacing w:val="-6"/>
              </w:rPr>
              <w:t xml:space="preserve"> </w:t>
            </w:r>
            <w:r>
              <w:t>of</w:t>
            </w:r>
            <w:r>
              <w:rPr>
                <w:spacing w:val="-4"/>
              </w:rPr>
              <w:t xml:space="preserve"> </w:t>
            </w:r>
            <w:r>
              <w:t>all</w:t>
            </w:r>
            <w:r>
              <w:rPr>
                <w:spacing w:val="-4"/>
              </w:rPr>
              <w:t xml:space="preserve"> </w:t>
            </w:r>
            <w:proofErr w:type="spellStart"/>
            <w:r>
              <w:t>tACS</w:t>
            </w:r>
            <w:proofErr w:type="spellEnd"/>
            <w:r>
              <w:rPr>
                <w:spacing w:val="-4"/>
              </w:rPr>
              <w:t xml:space="preserve"> </w:t>
            </w:r>
            <w:r>
              <w:t>electrodes</w:t>
            </w:r>
            <w:r>
              <w:rPr>
                <w:spacing w:val="-4"/>
              </w:rPr>
              <w:t xml:space="preserve"> </w:t>
            </w:r>
            <w:r>
              <w:t>and</w:t>
            </w:r>
            <w:r>
              <w:rPr>
                <w:spacing w:val="-4"/>
              </w:rPr>
              <w:t xml:space="preserve"> </w:t>
            </w:r>
            <w:r>
              <w:t>cables</w:t>
            </w:r>
            <w:r>
              <w:rPr>
                <w:spacing w:val="-4"/>
              </w:rPr>
              <w:t xml:space="preserve"> </w:t>
            </w:r>
            <w:r>
              <w:t>for</w:t>
            </w:r>
            <w:r>
              <w:rPr>
                <w:spacing w:val="-4"/>
              </w:rPr>
              <w:t xml:space="preserve"> </w:t>
            </w:r>
            <w:r>
              <w:t>3</w:t>
            </w:r>
            <w:r>
              <w:rPr>
                <w:spacing w:val="-3"/>
              </w:rPr>
              <w:t xml:space="preserve"> </w:t>
            </w:r>
            <w:r>
              <w:rPr>
                <w:spacing w:val="-2"/>
              </w:rPr>
              <w:t>montages</w:t>
            </w:r>
          </w:p>
        </w:tc>
      </w:tr>
      <w:tr w:rsidR="002F055F" w14:paraId="61425C09" w14:textId="77777777">
        <w:trPr>
          <w:trHeight w:val="249"/>
        </w:trPr>
        <w:tc>
          <w:tcPr>
            <w:tcW w:w="1272" w:type="dxa"/>
            <w:shd w:val="clear" w:color="auto" w:fill="EDEDED"/>
          </w:tcPr>
          <w:p w14:paraId="3FFAECC7" w14:textId="77777777" w:rsidR="002F055F" w:rsidRDefault="00DA701C">
            <w:pPr>
              <w:pStyle w:val="TableParagraph"/>
              <w:spacing w:line="229" w:lineRule="exact"/>
              <w:ind w:left="110"/>
            </w:pPr>
            <w:r>
              <w:rPr>
                <w:spacing w:val="-10"/>
              </w:rPr>
              <w:t>1</w:t>
            </w:r>
          </w:p>
        </w:tc>
        <w:tc>
          <w:tcPr>
            <w:tcW w:w="7795" w:type="dxa"/>
            <w:shd w:val="clear" w:color="auto" w:fill="EDEDED"/>
          </w:tcPr>
          <w:p w14:paraId="185A74DF" w14:textId="77777777" w:rsidR="002F055F" w:rsidRDefault="00DA701C">
            <w:pPr>
              <w:pStyle w:val="TableParagraph"/>
              <w:spacing w:line="229" w:lineRule="exact"/>
              <w:ind w:left="105"/>
            </w:pPr>
            <w:r>
              <w:t>set</w:t>
            </w:r>
            <w:r>
              <w:rPr>
                <w:spacing w:val="-7"/>
              </w:rPr>
              <w:t xml:space="preserve"> </w:t>
            </w:r>
            <w:r>
              <w:t>of</w:t>
            </w:r>
            <w:r>
              <w:rPr>
                <w:spacing w:val="-4"/>
              </w:rPr>
              <w:t xml:space="preserve"> </w:t>
            </w:r>
            <w:r>
              <w:t>all</w:t>
            </w:r>
            <w:r>
              <w:rPr>
                <w:spacing w:val="-4"/>
              </w:rPr>
              <w:t xml:space="preserve"> </w:t>
            </w:r>
            <w:r>
              <w:t>EEG</w:t>
            </w:r>
            <w:r>
              <w:rPr>
                <w:spacing w:val="-4"/>
              </w:rPr>
              <w:t xml:space="preserve"> </w:t>
            </w:r>
            <w:r>
              <w:t>electrodes</w:t>
            </w:r>
            <w:r>
              <w:rPr>
                <w:spacing w:val="-5"/>
              </w:rPr>
              <w:t xml:space="preserve"> </w:t>
            </w:r>
            <w:r>
              <w:t>to</w:t>
            </w:r>
            <w:r>
              <w:rPr>
                <w:spacing w:val="-4"/>
              </w:rPr>
              <w:t xml:space="preserve"> </w:t>
            </w:r>
            <w:r>
              <w:t>record</w:t>
            </w:r>
            <w:r>
              <w:rPr>
                <w:spacing w:val="-4"/>
              </w:rPr>
              <w:t xml:space="preserve"> </w:t>
            </w:r>
            <w:proofErr w:type="spellStart"/>
            <w:r>
              <w:t>tACS</w:t>
            </w:r>
            <w:proofErr w:type="spellEnd"/>
            <w:r>
              <w:rPr>
                <w:spacing w:val="-4"/>
              </w:rPr>
              <w:t xml:space="preserve"> </w:t>
            </w:r>
            <w:r>
              <w:t>input</w:t>
            </w:r>
            <w:r>
              <w:rPr>
                <w:spacing w:val="-4"/>
              </w:rPr>
              <w:t xml:space="preserve"> </w:t>
            </w:r>
            <w:r>
              <w:rPr>
                <w:spacing w:val="-2"/>
              </w:rPr>
              <w:t>signal</w:t>
            </w:r>
          </w:p>
        </w:tc>
      </w:tr>
      <w:tr w:rsidR="002F055F" w14:paraId="0E180530" w14:textId="77777777">
        <w:trPr>
          <w:trHeight w:val="254"/>
        </w:trPr>
        <w:tc>
          <w:tcPr>
            <w:tcW w:w="1272" w:type="dxa"/>
            <w:shd w:val="clear" w:color="auto" w:fill="EDEDED"/>
          </w:tcPr>
          <w:p w14:paraId="49D1BAFB" w14:textId="77777777" w:rsidR="002F055F" w:rsidRDefault="00DA701C">
            <w:pPr>
              <w:pStyle w:val="TableParagraph"/>
              <w:spacing w:line="234" w:lineRule="exact"/>
              <w:ind w:left="110"/>
            </w:pPr>
            <w:r>
              <w:rPr>
                <w:spacing w:val="-10"/>
              </w:rPr>
              <w:t>1</w:t>
            </w:r>
          </w:p>
        </w:tc>
        <w:tc>
          <w:tcPr>
            <w:tcW w:w="7795" w:type="dxa"/>
            <w:shd w:val="clear" w:color="auto" w:fill="EDEDED"/>
          </w:tcPr>
          <w:p w14:paraId="0DFF16BD" w14:textId="77777777" w:rsidR="002F055F" w:rsidRDefault="00DA701C">
            <w:pPr>
              <w:pStyle w:val="TableParagraph"/>
              <w:spacing w:line="234" w:lineRule="exact"/>
              <w:ind w:left="105"/>
            </w:pPr>
            <w:r>
              <w:t>Metric</w:t>
            </w:r>
            <w:r>
              <w:rPr>
                <w:spacing w:val="-8"/>
              </w:rPr>
              <w:t xml:space="preserve"> </w:t>
            </w:r>
            <w:r>
              <w:rPr>
                <w:spacing w:val="-4"/>
              </w:rPr>
              <w:t>tape</w:t>
            </w:r>
          </w:p>
        </w:tc>
      </w:tr>
      <w:tr w:rsidR="002F055F" w14:paraId="1AE60B20" w14:textId="77777777">
        <w:trPr>
          <w:trHeight w:val="253"/>
        </w:trPr>
        <w:tc>
          <w:tcPr>
            <w:tcW w:w="1272" w:type="dxa"/>
            <w:shd w:val="clear" w:color="auto" w:fill="EDEDED"/>
          </w:tcPr>
          <w:p w14:paraId="4A8BC293" w14:textId="77777777" w:rsidR="002F055F" w:rsidRDefault="002F055F">
            <w:pPr>
              <w:pStyle w:val="TableParagraph"/>
              <w:rPr>
                <w:rFonts w:ascii="Times New Roman"/>
                <w:sz w:val="18"/>
              </w:rPr>
            </w:pPr>
          </w:p>
        </w:tc>
        <w:tc>
          <w:tcPr>
            <w:tcW w:w="7795" w:type="dxa"/>
            <w:shd w:val="clear" w:color="auto" w:fill="EDEDED"/>
          </w:tcPr>
          <w:p w14:paraId="6EB46DD2" w14:textId="77777777" w:rsidR="002F055F" w:rsidRDefault="00DA701C">
            <w:pPr>
              <w:pStyle w:val="TableParagraph"/>
              <w:spacing w:line="234" w:lineRule="exact"/>
              <w:ind w:left="105"/>
            </w:pPr>
            <w:r>
              <w:t>Alcohol</w:t>
            </w:r>
            <w:r>
              <w:rPr>
                <w:spacing w:val="-7"/>
              </w:rPr>
              <w:t xml:space="preserve"> </w:t>
            </w:r>
            <w:r>
              <w:rPr>
                <w:spacing w:val="-2"/>
              </w:rPr>
              <w:t>wipes</w:t>
            </w:r>
          </w:p>
        </w:tc>
      </w:tr>
      <w:tr w:rsidR="002F055F" w14:paraId="3166359C" w14:textId="77777777">
        <w:trPr>
          <w:trHeight w:val="253"/>
        </w:trPr>
        <w:tc>
          <w:tcPr>
            <w:tcW w:w="1272" w:type="dxa"/>
            <w:shd w:val="clear" w:color="auto" w:fill="EDEDED"/>
          </w:tcPr>
          <w:p w14:paraId="06458B97" w14:textId="77777777" w:rsidR="002F055F" w:rsidRDefault="002F055F">
            <w:pPr>
              <w:pStyle w:val="TableParagraph"/>
              <w:rPr>
                <w:rFonts w:ascii="Times New Roman"/>
                <w:sz w:val="18"/>
              </w:rPr>
            </w:pPr>
          </w:p>
        </w:tc>
        <w:tc>
          <w:tcPr>
            <w:tcW w:w="7795" w:type="dxa"/>
            <w:shd w:val="clear" w:color="auto" w:fill="EDEDED"/>
          </w:tcPr>
          <w:p w14:paraId="3508E5D7" w14:textId="77777777" w:rsidR="002F055F" w:rsidRDefault="00DA701C">
            <w:pPr>
              <w:pStyle w:val="TableParagraph"/>
              <w:spacing w:line="234" w:lineRule="exact"/>
              <w:ind w:left="105"/>
            </w:pPr>
            <w:r>
              <w:t>Skin</w:t>
            </w:r>
            <w:r>
              <w:rPr>
                <w:spacing w:val="-6"/>
              </w:rPr>
              <w:t xml:space="preserve"> </w:t>
            </w:r>
            <w:r>
              <w:t>tape</w:t>
            </w:r>
            <w:r>
              <w:rPr>
                <w:spacing w:val="-6"/>
              </w:rPr>
              <w:t xml:space="preserve"> </w:t>
            </w:r>
            <w:r>
              <w:t>(e.g.</w:t>
            </w:r>
            <w:r>
              <w:rPr>
                <w:spacing w:val="-6"/>
              </w:rPr>
              <w:t xml:space="preserve"> </w:t>
            </w:r>
            <w:r>
              <w:t>3M</w:t>
            </w:r>
            <w:r>
              <w:rPr>
                <w:spacing w:val="-6"/>
              </w:rPr>
              <w:t xml:space="preserve"> </w:t>
            </w:r>
            <w:proofErr w:type="spellStart"/>
            <w:r>
              <w:t>Transpore</w:t>
            </w:r>
            <w:proofErr w:type="spellEnd"/>
            <w:r>
              <w:rPr>
                <w:spacing w:val="-6"/>
              </w:rPr>
              <w:t xml:space="preserve"> </w:t>
            </w:r>
            <w:r>
              <w:t>Transparent</w:t>
            </w:r>
            <w:r>
              <w:rPr>
                <w:spacing w:val="-6"/>
              </w:rPr>
              <w:t xml:space="preserve"> </w:t>
            </w:r>
            <w:r>
              <w:t>Plastic</w:t>
            </w:r>
            <w:r>
              <w:rPr>
                <w:spacing w:val="-6"/>
              </w:rPr>
              <w:t xml:space="preserve"> </w:t>
            </w:r>
            <w:r>
              <w:rPr>
                <w:spacing w:val="-2"/>
              </w:rPr>
              <w:t>Tape)</w:t>
            </w:r>
          </w:p>
        </w:tc>
      </w:tr>
      <w:tr w:rsidR="002F055F" w14:paraId="6BDFD63B" w14:textId="77777777">
        <w:trPr>
          <w:trHeight w:val="253"/>
        </w:trPr>
        <w:tc>
          <w:tcPr>
            <w:tcW w:w="1272" w:type="dxa"/>
            <w:shd w:val="clear" w:color="auto" w:fill="EDEDED"/>
          </w:tcPr>
          <w:p w14:paraId="3923669B" w14:textId="77777777" w:rsidR="002F055F" w:rsidRDefault="002F055F">
            <w:pPr>
              <w:pStyle w:val="TableParagraph"/>
              <w:rPr>
                <w:rFonts w:ascii="Times New Roman"/>
                <w:sz w:val="18"/>
              </w:rPr>
            </w:pPr>
          </w:p>
        </w:tc>
        <w:tc>
          <w:tcPr>
            <w:tcW w:w="7795" w:type="dxa"/>
            <w:shd w:val="clear" w:color="auto" w:fill="EDEDED"/>
          </w:tcPr>
          <w:p w14:paraId="1E242659" w14:textId="77777777" w:rsidR="002F055F" w:rsidRDefault="00DA701C">
            <w:pPr>
              <w:pStyle w:val="TableParagraph"/>
              <w:spacing w:line="234" w:lineRule="exact"/>
              <w:ind w:left="105"/>
            </w:pPr>
            <w:r>
              <w:t>Skin</w:t>
            </w:r>
            <w:r>
              <w:rPr>
                <w:spacing w:val="-4"/>
              </w:rPr>
              <w:t xml:space="preserve"> </w:t>
            </w:r>
            <w:r>
              <w:t>pencil</w:t>
            </w:r>
            <w:r>
              <w:rPr>
                <w:spacing w:val="-3"/>
              </w:rPr>
              <w:t xml:space="preserve"> </w:t>
            </w:r>
            <w:r>
              <w:t>/</w:t>
            </w:r>
            <w:r>
              <w:rPr>
                <w:spacing w:val="-4"/>
              </w:rPr>
              <w:t xml:space="preserve"> </w:t>
            </w:r>
            <w:r>
              <w:t>marker</w:t>
            </w:r>
            <w:r>
              <w:rPr>
                <w:spacing w:val="-3"/>
              </w:rPr>
              <w:t xml:space="preserve"> </w:t>
            </w:r>
            <w:r>
              <w:t>(blue</w:t>
            </w:r>
            <w:r>
              <w:rPr>
                <w:spacing w:val="-3"/>
              </w:rPr>
              <w:t xml:space="preserve"> </w:t>
            </w:r>
            <w:r>
              <w:t>/</w:t>
            </w:r>
            <w:r>
              <w:rPr>
                <w:spacing w:val="-4"/>
              </w:rPr>
              <w:t xml:space="preserve"> </w:t>
            </w:r>
            <w:r>
              <w:t>red</w:t>
            </w:r>
            <w:r>
              <w:rPr>
                <w:spacing w:val="-3"/>
              </w:rPr>
              <w:t xml:space="preserve"> </w:t>
            </w:r>
            <w:r>
              <w:t>/</w:t>
            </w:r>
            <w:r>
              <w:rPr>
                <w:spacing w:val="-3"/>
              </w:rPr>
              <w:t xml:space="preserve"> </w:t>
            </w:r>
            <w:r>
              <w:rPr>
                <w:spacing w:val="-2"/>
              </w:rPr>
              <w:t>white)</w:t>
            </w:r>
          </w:p>
        </w:tc>
      </w:tr>
      <w:tr w:rsidR="002F055F" w14:paraId="20837642" w14:textId="77777777">
        <w:trPr>
          <w:trHeight w:val="249"/>
        </w:trPr>
        <w:tc>
          <w:tcPr>
            <w:tcW w:w="1272" w:type="dxa"/>
            <w:shd w:val="clear" w:color="auto" w:fill="EDEDED"/>
          </w:tcPr>
          <w:p w14:paraId="052A9497" w14:textId="77777777" w:rsidR="002F055F" w:rsidRDefault="002F055F">
            <w:pPr>
              <w:pStyle w:val="TableParagraph"/>
              <w:rPr>
                <w:rFonts w:ascii="Times New Roman"/>
                <w:sz w:val="18"/>
              </w:rPr>
            </w:pPr>
          </w:p>
        </w:tc>
        <w:tc>
          <w:tcPr>
            <w:tcW w:w="7795" w:type="dxa"/>
            <w:shd w:val="clear" w:color="auto" w:fill="EDEDED"/>
          </w:tcPr>
          <w:p w14:paraId="4D9321C6" w14:textId="77777777" w:rsidR="002F055F" w:rsidRDefault="00DA701C">
            <w:pPr>
              <w:pStyle w:val="TableParagraph"/>
              <w:spacing w:line="229" w:lineRule="exact"/>
              <w:ind w:left="105"/>
            </w:pPr>
            <w:r>
              <w:t>Abrasive</w:t>
            </w:r>
            <w:r>
              <w:rPr>
                <w:spacing w:val="-8"/>
              </w:rPr>
              <w:t xml:space="preserve"> </w:t>
            </w:r>
            <w:r>
              <w:rPr>
                <w:spacing w:val="-5"/>
              </w:rPr>
              <w:t>gel</w:t>
            </w:r>
          </w:p>
        </w:tc>
      </w:tr>
      <w:tr w:rsidR="002F055F" w14:paraId="147F5FBD" w14:textId="77777777">
        <w:trPr>
          <w:trHeight w:val="253"/>
        </w:trPr>
        <w:tc>
          <w:tcPr>
            <w:tcW w:w="1272" w:type="dxa"/>
            <w:shd w:val="clear" w:color="auto" w:fill="EDEDED"/>
          </w:tcPr>
          <w:p w14:paraId="6E5C86D5" w14:textId="77777777" w:rsidR="002F055F" w:rsidRDefault="002F055F">
            <w:pPr>
              <w:pStyle w:val="TableParagraph"/>
              <w:rPr>
                <w:rFonts w:ascii="Times New Roman"/>
                <w:sz w:val="18"/>
              </w:rPr>
            </w:pPr>
          </w:p>
        </w:tc>
        <w:tc>
          <w:tcPr>
            <w:tcW w:w="7795" w:type="dxa"/>
            <w:shd w:val="clear" w:color="auto" w:fill="EDEDED"/>
          </w:tcPr>
          <w:p w14:paraId="6EAD96CE" w14:textId="77777777" w:rsidR="002F055F" w:rsidRDefault="00DA701C">
            <w:pPr>
              <w:pStyle w:val="TableParagraph"/>
              <w:spacing w:line="234" w:lineRule="exact"/>
              <w:ind w:left="105"/>
            </w:pPr>
            <w:r>
              <w:t>Hair</w:t>
            </w:r>
            <w:r>
              <w:rPr>
                <w:spacing w:val="-7"/>
              </w:rPr>
              <w:t xml:space="preserve"> </w:t>
            </w:r>
            <w:r>
              <w:t>comb</w:t>
            </w:r>
            <w:r>
              <w:rPr>
                <w:spacing w:val="-4"/>
              </w:rPr>
              <w:t xml:space="preserve"> </w:t>
            </w:r>
            <w:r>
              <w:t>with</w:t>
            </w:r>
            <w:r>
              <w:rPr>
                <w:spacing w:val="-4"/>
              </w:rPr>
              <w:t xml:space="preserve"> </w:t>
            </w:r>
            <w:r>
              <w:t>pointy</w:t>
            </w:r>
            <w:r>
              <w:rPr>
                <w:spacing w:val="-4"/>
              </w:rPr>
              <w:t xml:space="preserve"> </w:t>
            </w:r>
            <w:r>
              <w:t>ending</w:t>
            </w:r>
            <w:r>
              <w:rPr>
                <w:spacing w:val="-4"/>
              </w:rPr>
              <w:t xml:space="preserve"> </w:t>
            </w:r>
            <w:r>
              <w:t>to</w:t>
            </w:r>
            <w:r>
              <w:rPr>
                <w:spacing w:val="-4"/>
              </w:rPr>
              <w:t xml:space="preserve"> </w:t>
            </w:r>
            <w:r>
              <w:t>help</w:t>
            </w:r>
            <w:r>
              <w:rPr>
                <w:spacing w:val="-4"/>
              </w:rPr>
              <w:t xml:space="preserve"> </w:t>
            </w:r>
            <w:r>
              <w:t>move</w:t>
            </w:r>
            <w:r>
              <w:rPr>
                <w:spacing w:val="-4"/>
              </w:rPr>
              <w:t xml:space="preserve"> </w:t>
            </w:r>
            <w:r>
              <w:t>hair</w:t>
            </w:r>
            <w:r>
              <w:rPr>
                <w:spacing w:val="-4"/>
              </w:rPr>
              <w:t xml:space="preserve"> </w:t>
            </w:r>
            <w:r>
              <w:t>out</w:t>
            </w:r>
            <w:r>
              <w:rPr>
                <w:spacing w:val="-4"/>
              </w:rPr>
              <w:t xml:space="preserve"> </w:t>
            </w:r>
            <w:r>
              <w:t>of</w:t>
            </w:r>
            <w:r>
              <w:rPr>
                <w:spacing w:val="-4"/>
              </w:rPr>
              <w:t xml:space="preserve"> </w:t>
            </w:r>
            <w:r>
              <w:t>target</w:t>
            </w:r>
            <w:r>
              <w:rPr>
                <w:spacing w:val="-4"/>
              </w:rPr>
              <w:t xml:space="preserve"> </w:t>
            </w:r>
            <w:r>
              <w:rPr>
                <w:spacing w:val="-2"/>
              </w:rPr>
              <w:t>areas</w:t>
            </w:r>
          </w:p>
        </w:tc>
      </w:tr>
      <w:tr w:rsidR="002F055F" w14:paraId="49998E23" w14:textId="77777777">
        <w:trPr>
          <w:trHeight w:val="253"/>
        </w:trPr>
        <w:tc>
          <w:tcPr>
            <w:tcW w:w="1272" w:type="dxa"/>
            <w:shd w:val="clear" w:color="auto" w:fill="EDEDED"/>
          </w:tcPr>
          <w:p w14:paraId="758895B9" w14:textId="77777777" w:rsidR="002F055F" w:rsidRDefault="002F055F">
            <w:pPr>
              <w:pStyle w:val="TableParagraph"/>
              <w:rPr>
                <w:rFonts w:ascii="Times New Roman"/>
                <w:sz w:val="18"/>
              </w:rPr>
            </w:pPr>
          </w:p>
        </w:tc>
        <w:tc>
          <w:tcPr>
            <w:tcW w:w="7795" w:type="dxa"/>
            <w:shd w:val="clear" w:color="auto" w:fill="EDEDED"/>
          </w:tcPr>
          <w:p w14:paraId="13E4BFAA" w14:textId="77777777" w:rsidR="002F055F" w:rsidRDefault="00DA701C">
            <w:pPr>
              <w:pStyle w:val="TableParagraph"/>
              <w:spacing w:line="234" w:lineRule="exact"/>
              <w:ind w:left="105"/>
            </w:pPr>
            <w:r>
              <w:t>EMLA</w:t>
            </w:r>
            <w:r>
              <w:rPr>
                <w:spacing w:val="-7"/>
              </w:rPr>
              <w:t xml:space="preserve"> </w:t>
            </w:r>
            <w:r>
              <w:t>cream</w:t>
            </w:r>
            <w:r>
              <w:rPr>
                <w:spacing w:val="-4"/>
              </w:rPr>
              <w:t xml:space="preserve"> </w:t>
            </w:r>
            <w:r>
              <w:t>+</w:t>
            </w:r>
            <w:r>
              <w:rPr>
                <w:spacing w:val="-4"/>
              </w:rPr>
              <w:t xml:space="preserve"> </w:t>
            </w:r>
            <w:r>
              <w:t>plastic</w:t>
            </w:r>
            <w:r>
              <w:rPr>
                <w:spacing w:val="-4"/>
              </w:rPr>
              <w:t xml:space="preserve"> </w:t>
            </w:r>
            <w:r>
              <w:t>foil</w:t>
            </w:r>
            <w:r>
              <w:rPr>
                <w:spacing w:val="-4"/>
              </w:rPr>
              <w:t xml:space="preserve"> </w:t>
            </w:r>
            <w:r>
              <w:t>+</w:t>
            </w:r>
            <w:r>
              <w:rPr>
                <w:spacing w:val="-4"/>
              </w:rPr>
              <w:t xml:space="preserve"> </w:t>
            </w:r>
            <w:r>
              <w:t>syringe</w:t>
            </w:r>
            <w:r>
              <w:rPr>
                <w:spacing w:val="-4"/>
              </w:rPr>
              <w:t xml:space="preserve"> </w:t>
            </w:r>
            <w:r>
              <w:rPr>
                <w:spacing w:val="-2"/>
              </w:rPr>
              <w:t>(optional)</w:t>
            </w:r>
          </w:p>
        </w:tc>
      </w:tr>
      <w:tr w:rsidR="002F055F" w14:paraId="13F72719" w14:textId="77777777">
        <w:trPr>
          <w:trHeight w:val="253"/>
        </w:trPr>
        <w:tc>
          <w:tcPr>
            <w:tcW w:w="1272" w:type="dxa"/>
            <w:shd w:val="clear" w:color="auto" w:fill="EDEDED"/>
          </w:tcPr>
          <w:p w14:paraId="22EEA318" w14:textId="77777777" w:rsidR="002F055F" w:rsidRDefault="002F055F">
            <w:pPr>
              <w:pStyle w:val="TableParagraph"/>
              <w:rPr>
                <w:rFonts w:ascii="Times New Roman"/>
                <w:sz w:val="18"/>
              </w:rPr>
            </w:pPr>
          </w:p>
        </w:tc>
        <w:tc>
          <w:tcPr>
            <w:tcW w:w="7795" w:type="dxa"/>
            <w:shd w:val="clear" w:color="auto" w:fill="EDEDED"/>
          </w:tcPr>
          <w:p w14:paraId="37F3830C" w14:textId="77777777" w:rsidR="002F055F" w:rsidRDefault="00DA701C">
            <w:pPr>
              <w:pStyle w:val="TableParagraph"/>
              <w:spacing w:line="234" w:lineRule="exact"/>
              <w:ind w:left="105"/>
            </w:pPr>
            <w:r>
              <w:t>Ten20</w:t>
            </w:r>
            <w:r>
              <w:rPr>
                <w:spacing w:val="-8"/>
              </w:rPr>
              <w:t xml:space="preserve"> </w:t>
            </w:r>
            <w:r>
              <w:t>conductive</w:t>
            </w:r>
            <w:r>
              <w:rPr>
                <w:spacing w:val="-7"/>
              </w:rPr>
              <w:t xml:space="preserve"> </w:t>
            </w:r>
            <w:r>
              <w:rPr>
                <w:spacing w:val="-2"/>
              </w:rPr>
              <w:t>paste</w:t>
            </w:r>
          </w:p>
        </w:tc>
      </w:tr>
      <w:tr w:rsidR="002F055F" w14:paraId="69E9D9C7" w14:textId="77777777">
        <w:trPr>
          <w:trHeight w:val="249"/>
        </w:trPr>
        <w:tc>
          <w:tcPr>
            <w:tcW w:w="1272" w:type="dxa"/>
            <w:shd w:val="clear" w:color="auto" w:fill="EDEDED"/>
          </w:tcPr>
          <w:p w14:paraId="0BA3A55B" w14:textId="77777777" w:rsidR="002F055F" w:rsidRDefault="00DA701C">
            <w:pPr>
              <w:pStyle w:val="TableParagraph"/>
              <w:spacing w:line="229" w:lineRule="exact"/>
              <w:ind w:left="110"/>
            </w:pPr>
            <w:r>
              <w:rPr>
                <w:spacing w:val="-10"/>
              </w:rPr>
              <w:t>1</w:t>
            </w:r>
          </w:p>
        </w:tc>
        <w:tc>
          <w:tcPr>
            <w:tcW w:w="7795" w:type="dxa"/>
            <w:shd w:val="clear" w:color="auto" w:fill="EDEDED"/>
          </w:tcPr>
          <w:p w14:paraId="200B3B2C" w14:textId="77777777" w:rsidR="002F055F" w:rsidRDefault="00DA701C">
            <w:pPr>
              <w:pStyle w:val="TableParagraph"/>
              <w:spacing w:line="229" w:lineRule="exact"/>
              <w:ind w:left="105"/>
            </w:pPr>
            <w:r>
              <w:t>Net</w:t>
            </w:r>
            <w:r>
              <w:rPr>
                <w:spacing w:val="-5"/>
              </w:rPr>
              <w:t xml:space="preserve"> cap</w:t>
            </w:r>
          </w:p>
        </w:tc>
      </w:tr>
      <w:tr w:rsidR="002F055F" w14:paraId="1B4704AA" w14:textId="77777777">
        <w:trPr>
          <w:trHeight w:val="253"/>
        </w:trPr>
        <w:tc>
          <w:tcPr>
            <w:tcW w:w="1272" w:type="dxa"/>
            <w:shd w:val="clear" w:color="auto" w:fill="EDEDED"/>
          </w:tcPr>
          <w:p w14:paraId="4B549C7B" w14:textId="77777777" w:rsidR="002F055F" w:rsidRDefault="00DA701C">
            <w:pPr>
              <w:pStyle w:val="TableParagraph"/>
              <w:spacing w:line="234" w:lineRule="exact"/>
              <w:ind w:left="110"/>
            </w:pPr>
            <w:r>
              <w:rPr>
                <w:spacing w:val="-10"/>
              </w:rPr>
              <w:t>1</w:t>
            </w:r>
          </w:p>
        </w:tc>
        <w:tc>
          <w:tcPr>
            <w:tcW w:w="7795" w:type="dxa"/>
            <w:shd w:val="clear" w:color="auto" w:fill="EDEDED"/>
          </w:tcPr>
          <w:p w14:paraId="0803F7D3" w14:textId="77777777" w:rsidR="002F055F" w:rsidRDefault="00DA701C">
            <w:pPr>
              <w:pStyle w:val="TableParagraph"/>
              <w:spacing w:line="234" w:lineRule="exact"/>
              <w:ind w:left="105"/>
            </w:pPr>
            <w:r>
              <w:t>Hair</w:t>
            </w:r>
            <w:r>
              <w:rPr>
                <w:spacing w:val="-4"/>
              </w:rPr>
              <w:t xml:space="preserve"> </w:t>
            </w:r>
            <w:r>
              <w:rPr>
                <w:spacing w:val="-2"/>
              </w:rPr>
              <w:t>dryer</w:t>
            </w:r>
          </w:p>
        </w:tc>
      </w:tr>
    </w:tbl>
    <w:p w14:paraId="0E8AAB47" w14:textId="77777777" w:rsidR="002F055F" w:rsidRDefault="002F055F">
      <w:pPr>
        <w:pStyle w:val="BodyText"/>
        <w:spacing w:before="20"/>
        <w:rPr>
          <w:b/>
          <w:sz w:val="24"/>
        </w:rPr>
      </w:pPr>
    </w:p>
    <w:p w14:paraId="78D97B23" w14:textId="77777777" w:rsidR="002F055F" w:rsidRDefault="00DA701C">
      <w:pPr>
        <w:pStyle w:val="Heading1"/>
        <w:numPr>
          <w:ilvl w:val="0"/>
          <w:numId w:val="1"/>
        </w:numPr>
        <w:tabs>
          <w:tab w:val="left" w:pos="408"/>
        </w:tabs>
        <w:ind w:left="408" w:hanging="243"/>
      </w:pPr>
      <w:r>
        <w:t>Informed</w:t>
      </w:r>
      <w:r>
        <w:rPr>
          <w:spacing w:val="-9"/>
        </w:rPr>
        <w:t xml:space="preserve"> </w:t>
      </w:r>
      <w:r>
        <w:t>consent</w:t>
      </w:r>
      <w:r>
        <w:rPr>
          <w:spacing w:val="-8"/>
        </w:rPr>
        <w:t xml:space="preserve"> </w:t>
      </w:r>
      <w:r>
        <w:t>and</w:t>
      </w:r>
      <w:r>
        <w:rPr>
          <w:spacing w:val="-8"/>
        </w:rPr>
        <w:t xml:space="preserve"> </w:t>
      </w:r>
      <w:r>
        <w:t>pre-stimulation</w:t>
      </w:r>
      <w:r>
        <w:rPr>
          <w:spacing w:val="-8"/>
        </w:rPr>
        <w:t xml:space="preserve"> </w:t>
      </w:r>
      <w:r>
        <w:rPr>
          <w:spacing w:val="-2"/>
        </w:rPr>
        <w:t>questionnaires</w:t>
      </w:r>
    </w:p>
    <w:p w14:paraId="4A55DE55" w14:textId="77777777" w:rsidR="002F055F" w:rsidRDefault="002F055F">
      <w:pPr>
        <w:pStyle w:val="BodyText"/>
      </w:pPr>
    </w:p>
    <w:p w14:paraId="5B3F3D04" w14:textId="77777777" w:rsidR="001606DF" w:rsidRDefault="001606DF" w:rsidP="001606DF">
      <w:pPr>
        <w:pStyle w:val="ListParagraph"/>
        <w:numPr>
          <w:ilvl w:val="1"/>
          <w:numId w:val="2"/>
        </w:numPr>
        <w:tabs>
          <w:tab w:val="left" w:pos="729"/>
        </w:tabs>
        <w:spacing w:before="81"/>
      </w:pPr>
      <w:r>
        <w:t xml:space="preserve">Recruitment: participants aged 18-39 years with normal or corrected-to-normal visual acuities and without any known risk factors for the application of </w:t>
      </w:r>
      <w:proofErr w:type="spellStart"/>
      <w:r>
        <w:t>tACS</w:t>
      </w:r>
      <w:proofErr w:type="spellEnd"/>
      <w:r>
        <w:t>. The whole experimental session lasts approximately3 hours.</w:t>
      </w:r>
    </w:p>
    <w:p w14:paraId="2414B000" w14:textId="77777777" w:rsidR="001606DF" w:rsidRDefault="00DA701C" w:rsidP="001606DF">
      <w:pPr>
        <w:pStyle w:val="ListParagraph"/>
        <w:numPr>
          <w:ilvl w:val="1"/>
          <w:numId w:val="2"/>
        </w:numPr>
        <w:tabs>
          <w:tab w:val="left" w:pos="729"/>
        </w:tabs>
        <w:spacing w:before="81"/>
      </w:pPr>
      <w:r>
        <w:t>Prior to involvement in the experiment, each participant is required to provide written informed consent, indicating their understanding of the procedures and their voluntary agreement</w:t>
      </w:r>
      <w:r>
        <w:rPr>
          <w:spacing w:val="-9"/>
        </w:rPr>
        <w:t xml:space="preserve"> </w:t>
      </w:r>
      <w:r>
        <w:t>to</w:t>
      </w:r>
      <w:r>
        <w:rPr>
          <w:spacing w:val="-9"/>
        </w:rPr>
        <w:t xml:space="preserve"> </w:t>
      </w:r>
      <w:r>
        <w:t>participate.</w:t>
      </w:r>
      <w:r>
        <w:rPr>
          <w:spacing w:val="-9"/>
        </w:rPr>
        <w:t xml:space="preserve"> </w:t>
      </w:r>
      <w:r>
        <w:t>Informed</w:t>
      </w:r>
      <w:r>
        <w:rPr>
          <w:spacing w:val="-9"/>
        </w:rPr>
        <w:t xml:space="preserve"> </w:t>
      </w:r>
      <w:r>
        <w:t>consent</w:t>
      </w:r>
      <w:r>
        <w:rPr>
          <w:spacing w:val="-9"/>
        </w:rPr>
        <w:t xml:space="preserve"> </w:t>
      </w:r>
      <w:r>
        <w:t>is</w:t>
      </w:r>
      <w:r>
        <w:rPr>
          <w:spacing w:val="-9"/>
        </w:rPr>
        <w:t xml:space="preserve"> </w:t>
      </w:r>
      <w:r>
        <w:t>based</w:t>
      </w:r>
      <w:r>
        <w:rPr>
          <w:spacing w:val="-9"/>
        </w:rPr>
        <w:t xml:space="preserve"> </w:t>
      </w:r>
      <w:r>
        <w:t>on</w:t>
      </w:r>
      <w:r>
        <w:rPr>
          <w:spacing w:val="-9"/>
        </w:rPr>
        <w:t xml:space="preserve"> </w:t>
      </w:r>
      <w:r>
        <w:t>document(s)</w:t>
      </w:r>
      <w:r>
        <w:rPr>
          <w:spacing w:val="-9"/>
        </w:rPr>
        <w:t xml:space="preserve"> </w:t>
      </w:r>
      <w:r>
        <w:t>approved</w:t>
      </w:r>
      <w:r>
        <w:rPr>
          <w:spacing w:val="-9"/>
        </w:rPr>
        <w:t xml:space="preserve"> </w:t>
      </w:r>
      <w:r>
        <w:t>from</w:t>
      </w:r>
      <w:r>
        <w:rPr>
          <w:spacing w:val="-11"/>
        </w:rPr>
        <w:t xml:space="preserve"> </w:t>
      </w:r>
      <w:r>
        <w:t>the corresponding institutional review board.</w:t>
      </w:r>
      <w:r w:rsidR="001606DF" w:rsidRPr="001606DF">
        <w:t xml:space="preserve"> </w:t>
      </w:r>
    </w:p>
    <w:p w14:paraId="48B0B8E8" w14:textId="77777777" w:rsidR="001606DF" w:rsidRDefault="001606DF" w:rsidP="001606DF">
      <w:pPr>
        <w:pStyle w:val="ListParagraph"/>
        <w:numPr>
          <w:ilvl w:val="1"/>
          <w:numId w:val="2"/>
        </w:numPr>
        <w:tabs>
          <w:tab w:val="left" w:pos="729"/>
        </w:tabs>
        <w:spacing w:before="81"/>
      </w:pPr>
      <w:r>
        <w:t>Participants</w:t>
      </w:r>
      <w:r>
        <w:rPr>
          <w:spacing w:val="-8"/>
        </w:rPr>
        <w:t xml:space="preserve"> </w:t>
      </w:r>
      <w:r>
        <w:t>complete</w:t>
      </w:r>
      <w:r>
        <w:rPr>
          <w:spacing w:val="-8"/>
        </w:rPr>
        <w:t xml:space="preserve"> </w:t>
      </w:r>
      <w:r>
        <w:t>the</w:t>
      </w:r>
      <w:r>
        <w:rPr>
          <w:spacing w:val="-8"/>
        </w:rPr>
        <w:t xml:space="preserve"> </w:t>
      </w:r>
      <w:r>
        <w:t>Exclusion</w:t>
      </w:r>
      <w:r>
        <w:rPr>
          <w:spacing w:val="-8"/>
        </w:rPr>
        <w:t xml:space="preserve"> </w:t>
      </w:r>
      <w:r>
        <w:t>Criteria</w:t>
      </w:r>
      <w:r>
        <w:rPr>
          <w:spacing w:val="-8"/>
        </w:rPr>
        <w:t xml:space="preserve"> </w:t>
      </w:r>
      <w:r>
        <w:rPr>
          <w:spacing w:val="-2"/>
        </w:rPr>
        <w:t>Questionnaire</w:t>
      </w:r>
      <w:r w:rsidRPr="001606DF">
        <w:t xml:space="preserve"> </w:t>
      </w:r>
    </w:p>
    <w:p w14:paraId="3EB26C01" w14:textId="77777777" w:rsidR="001606DF" w:rsidRDefault="001606DF" w:rsidP="001606DF">
      <w:pPr>
        <w:pStyle w:val="ListParagraph"/>
        <w:numPr>
          <w:ilvl w:val="1"/>
          <w:numId w:val="2"/>
        </w:numPr>
        <w:tabs>
          <w:tab w:val="left" w:pos="729"/>
        </w:tabs>
        <w:spacing w:before="81"/>
      </w:pPr>
      <w:r>
        <w:t>Participants</w:t>
      </w:r>
      <w:r>
        <w:rPr>
          <w:spacing w:val="-9"/>
        </w:rPr>
        <w:t xml:space="preserve"> </w:t>
      </w:r>
      <w:r>
        <w:t>complete</w:t>
      </w:r>
      <w:r>
        <w:rPr>
          <w:spacing w:val="-9"/>
        </w:rPr>
        <w:t xml:space="preserve"> </w:t>
      </w:r>
      <w:r>
        <w:t>the</w:t>
      </w:r>
      <w:r>
        <w:rPr>
          <w:spacing w:val="-9"/>
        </w:rPr>
        <w:t xml:space="preserve"> </w:t>
      </w:r>
      <w:r>
        <w:t>Demographics</w:t>
      </w:r>
      <w:r>
        <w:rPr>
          <w:spacing w:val="-8"/>
        </w:rPr>
        <w:t xml:space="preserve"> </w:t>
      </w:r>
      <w:r>
        <w:rPr>
          <w:spacing w:val="-2"/>
        </w:rPr>
        <w:t>Questionnaire</w:t>
      </w:r>
    </w:p>
    <w:p w14:paraId="5DE64664" w14:textId="77777777" w:rsidR="002F055F" w:rsidRDefault="00DA701C" w:rsidP="001606DF">
      <w:pPr>
        <w:pStyle w:val="ListParagraph"/>
        <w:tabs>
          <w:tab w:val="left" w:pos="729"/>
        </w:tabs>
        <w:spacing w:before="250"/>
        <w:ind w:left="729" w:firstLine="0"/>
      </w:pPr>
      <w:r>
        <w:rPr>
          <w:spacing w:val="-2"/>
        </w:rPr>
        <w:t>.</w:t>
      </w:r>
    </w:p>
    <w:p w14:paraId="6762F517" w14:textId="77777777" w:rsidR="002F055F" w:rsidRDefault="002F055F">
      <w:pPr>
        <w:pStyle w:val="ListParagraph"/>
        <w:sectPr w:rsidR="002F055F">
          <w:footerReference w:type="default" r:id="rId7"/>
          <w:type w:val="continuous"/>
          <w:pgSz w:w="11900" w:h="16840"/>
          <w:pgMar w:top="720" w:right="1275" w:bottom="1240" w:left="1275" w:header="0" w:footer="1041" w:gutter="0"/>
          <w:pgNumType w:start="1"/>
          <w:cols w:space="720"/>
        </w:sectPr>
      </w:pPr>
    </w:p>
    <w:p w14:paraId="5A6159B5" w14:textId="77777777" w:rsidR="001606DF" w:rsidRDefault="001606DF" w:rsidP="001606DF">
      <w:pPr>
        <w:pStyle w:val="ListParagraph"/>
      </w:pPr>
    </w:p>
    <w:p w14:paraId="63BB619F" w14:textId="77777777" w:rsidR="001606DF" w:rsidRDefault="001606DF" w:rsidP="001606DF">
      <w:pPr>
        <w:pStyle w:val="Heading1"/>
        <w:numPr>
          <w:ilvl w:val="0"/>
          <w:numId w:val="2"/>
        </w:numPr>
        <w:tabs>
          <w:tab w:val="left" w:pos="408"/>
        </w:tabs>
        <w:spacing w:before="1"/>
        <w:ind w:left="408" w:hanging="243"/>
      </w:pPr>
      <w:proofErr w:type="spellStart"/>
      <w:r>
        <w:t>tACS</w:t>
      </w:r>
      <w:proofErr w:type="spellEnd"/>
      <w:r>
        <w:rPr>
          <w:spacing w:val="-4"/>
        </w:rPr>
        <w:t xml:space="preserve"> </w:t>
      </w:r>
      <w:r>
        <w:rPr>
          <w:spacing w:val="-2"/>
        </w:rPr>
        <w:t>setup</w:t>
      </w:r>
    </w:p>
    <w:p w14:paraId="269D0E0B" w14:textId="77777777" w:rsidR="001606DF" w:rsidRDefault="001606DF" w:rsidP="001606DF">
      <w:pPr>
        <w:pStyle w:val="BodyText"/>
        <w:spacing w:before="21"/>
        <w:rPr>
          <w:b/>
        </w:rPr>
      </w:pPr>
    </w:p>
    <w:p w14:paraId="72308A71" w14:textId="77777777" w:rsidR="001606DF" w:rsidRDefault="001606DF" w:rsidP="001606DF">
      <w:pPr>
        <w:pStyle w:val="BodyText"/>
        <w:ind w:left="165"/>
        <w:jc w:val="both"/>
      </w:pPr>
      <w:r>
        <w:rPr>
          <w:u w:val="single"/>
        </w:rPr>
        <w:t>Electrode</w:t>
      </w:r>
      <w:r>
        <w:rPr>
          <w:spacing w:val="-6"/>
          <w:u w:val="single"/>
        </w:rPr>
        <w:t xml:space="preserve"> </w:t>
      </w:r>
      <w:proofErr w:type="spellStart"/>
      <w:r>
        <w:rPr>
          <w:u w:val="single"/>
        </w:rPr>
        <w:t>Locationnd</w:t>
      </w:r>
      <w:proofErr w:type="spellEnd"/>
      <w:r>
        <w:rPr>
          <w:spacing w:val="-6"/>
          <w:u w:val="single"/>
        </w:rPr>
        <w:t xml:space="preserve"> </w:t>
      </w:r>
      <w:r>
        <w:rPr>
          <w:u w:val="single"/>
        </w:rPr>
        <w:t>Skin</w:t>
      </w:r>
      <w:r>
        <w:rPr>
          <w:spacing w:val="-6"/>
          <w:u w:val="single"/>
        </w:rPr>
        <w:t xml:space="preserve"> </w:t>
      </w:r>
      <w:r>
        <w:rPr>
          <w:spacing w:val="-2"/>
          <w:u w:val="single"/>
        </w:rPr>
        <w:t>Preparation:</w:t>
      </w:r>
    </w:p>
    <w:p w14:paraId="4B3C1812" w14:textId="77777777" w:rsidR="001606DF" w:rsidRDefault="001606DF" w:rsidP="001606DF">
      <w:pPr>
        <w:pStyle w:val="BodyText"/>
        <w:jc w:val="both"/>
      </w:pPr>
      <w:r>
        <w:t xml:space="preserve"> Measure</w:t>
      </w:r>
      <w:r>
        <w:rPr>
          <w:spacing w:val="-10"/>
        </w:rPr>
        <w:t xml:space="preserve"> </w:t>
      </w:r>
      <w:r>
        <w:t>participant’s</w:t>
      </w:r>
      <w:r>
        <w:rPr>
          <w:spacing w:val="-10"/>
        </w:rPr>
        <w:t xml:space="preserve"> </w:t>
      </w:r>
      <w:r>
        <w:t>head</w:t>
      </w:r>
      <w:r>
        <w:rPr>
          <w:spacing w:val="-10"/>
        </w:rPr>
        <w:t xml:space="preserve"> </w:t>
      </w:r>
      <w:r>
        <w:t>circumference</w:t>
      </w:r>
      <w:r>
        <w:rPr>
          <w:spacing w:val="-10"/>
        </w:rPr>
        <w:t xml:space="preserve"> </w:t>
      </w:r>
      <w:r>
        <w:t>by</w:t>
      </w:r>
      <w:r>
        <w:rPr>
          <w:spacing w:val="-10"/>
        </w:rPr>
        <w:t xml:space="preserve"> </w:t>
      </w:r>
      <w:r>
        <w:t>placing</w:t>
      </w:r>
      <w:r>
        <w:rPr>
          <w:spacing w:val="-10"/>
        </w:rPr>
        <w:t xml:space="preserve"> </w:t>
      </w:r>
      <w:r>
        <w:t>a</w:t>
      </w:r>
      <w:r>
        <w:rPr>
          <w:spacing w:val="-10"/>
        </w:rPr>
        <w:t xml:space="preserve"> </w:t>
      </w:r>
      <w:r>
        <w:t>tape</w:t>
      </w:r>
      <w:r>
        <w:rPr>
          <w:spacing w:val="-10"/>
        </w:rPr>
        <w:t xml:space="preserve"> </w:t>
      </w:r>
      <w:r>
        <w:t>measure</w:t>
      </w:r>
      <w:r>
        <w:rPr>
          <w:spacing w:val="-10"/>
        </w:rPr>
        <w:t xml:space="preserve"> </w:t>
      </w:r>
      <w:r>
        <w:t>around</w:t>
      </w:r>
      <w:r>
        <w:rPr>
          <w:spacing w:val="-10"/>
        </w:rPr>
        <w:t xml:space="preserve"> </w:t>
      </w:r>
      <w:r>
        <w:t>the</w:t>
      </w:r>
      <w:r>
        <w:rPr>
          <w:spacing w:val="-10"/>
        </w:rPr>
        <w:t xml:space="preserve"> </w:t>
      </w:r>
      <w:r>
        <w:t xml:space="preserve">widest part of the head. Add head circumference measurement in cm to the Demographics </w:t>
      </w:r>
      <w:r>
        <w:rPr>
          <w:spacing w:val="-2"/>
        </w:rPr>
        <w:t>Questionnaire.</w:t>
      </w:r>
    </w:p>
    <w:p w14:paraId="5B7450AA" w14:textId="44E5326A" w:rsidR="001606DF" w:rsidRDefault="001606DF" w:rsidP="001606DF">
      <w:pPr>
        <w:pStyle w:val="BodyText"/>
      </w:pPr>
    </w:p>
    <w:p w14:paraId="184779B4" w14:textId="06A5C1F3" w:rsidR="001606DF" w:rsidRDefault="00B47E75" w:rsidP="001606DF">
      <w:pPr>
        <w:pStyle w:val="ListParagraph"/>
        <w:numPr>
          <w:ilvl w:val="1"/>
          <w:numId w:val="2"/>
        </w:numPr>
        <w:tabs>
          <w:tab w:val="left" w:pos="728"/>
          <w:tab w:val="left" w:pos="732"/>
        </w:tabs>
        <w:spacing w:before="1"/>
        <w:ind w:right="3855"/>
      </w:pPr>
      <w:r>
        <w:rPr>
          <w:noProof/>
        </w:rPr>
        <w:drawing>
          <wp:anchor distT="0" distB="0" distL="114300" distR="114300" simplePos="0" relativeHeight="487588864" behindDoc="0" locked="0" layoutInCell="1" allowOverlap="1" wp14:anchorId="1D4B4CAA" wp14:editId="1F1B4E24">
            <wp:simplePos x="0" y="0"/>
            <wp:positionH relativeFrom="column">
              <wp:posOffset>3136265</wp:posOffset>
            </wp:positionH>
            <wp:positionV relativeFrom="paragraph">
              <wp:posOffset>36830</wp:posOffset>
            </wp:positionV>
            <wp:extent cx="2971800" cy="2860040"/>
            <wp:effectExtent l="0" t="0" r="0" b="0"/>
            <wp:wrapSquare wrapText="bothSides"/>
            <wp:docPr id="5743427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42794" name="Picture 574342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860040"/>
                    </a:xfrm>
                    <a:prstGeom prst="rect">
                      <a:avLst/>
                    </a:prstGeom>
                  </pic:spPr>
                </pic:pic>
              </a:graphicData>
            </a:graphic>
            <wp14:sizeRelH relativeFrom="page">
              <wp14:pctWidth>0</wp14:pctWidth>
            </wp14:sizeRelH>
            <wp14:sizeRelV relativeFrom="page">
              <wp14:pctHeight>0</wp14:pctHeight>
            </wp14:sizeRelV>
          </wp:anchor>
        </w:drawing>
      </w:r>
      <w:del w:id="0" w:author="Simon Hanslmayr" w:date="2025-07-03T14:37:00Z" w16du:dateUtc="2025-07-03T12:37:00Z">
        <w:r w:rsidR="000C1F8A" w:rsidDel="00A52DDB">
          <w:rPr>
            <w:noProof/>
          </w:rPr>
          <mc:AlternateContent>
            <mc:Choice Requires="wpg">
              <w:drawing>
                <wp:anchor distT="0" distB="0" distL="114300" distR="114300" simplePos="0" relativeHeight="487587840" behindDoc="0" locked="0" layoutInCell="1" allowOverlap="1" wp14:anchorId="5E385D67" wp14:editId="347B482B">
                  <wp:simplePos x="0" y="0"/>
                  <wp:positionH relativeFrom="column">
                    <wp:posOffset>3637685</wp:posOffset>
                  </wp:positionH>
                  <wp:positionV relativeFrom="paragraph">
                    <wp:posOffset>36442</wp:posOffset>
                  </wp:positionV>
                  <wp:extent cx="2505240" cy="2582884"/>
                  <wp:effectExtent l="0" t="0" r="9525" b="8255"/>
                  <wp:wrapNone/>
                  <wp:docPr id="11" name="Group 11"/>
                  <wp:cNvGraphicFramePr/>
                  <a:graphic xmlns:a="http://schemas.openxmlformats.org/drawingml/2006/main">
                    <a:graphicData uri="http://schemas.microsoft.com/office/word/2010/wordprocessingGroup">
                      <wpg:wgp>
                        <wpg:cNvGrpSpPr/>
                        <wpg:grpSpPr>
                          <a:xfrm>
                            <a:off x="0" y="0"/>
                            <a:ext cx="2505240" cy="2582884"/>
                            <a:chOff x="0" y="0"/>
                            <a:chExt cx="2224405" cy="2291080"/>
                          </a:xfrm>
                        </wpg:grpSpPr>
                        <pic:pic xmlns:pic="http://schemas.openxmlformats.org/drawingml/2006/picture">
                          <pic:nvPicPr>
                            <pic:cNvPr id="3" name="Image 3"/>
                            <pic:cNvPicPr>
                              <a:picLocks/>
                            </pic:cNvPicPr>
                          </pic:nvPicPr>
                          <pic:blipFill>
                            <a:blip r:embed="rId9" cstate="print"/>
                            <a:stretch>
                              <a:fillRect/>
                            </a:stretch>
                          </pic:blipFill>
                          <pic:spPr>
                            <a:xfrm>
                              <a:off x="0" y="0"/>
                              <a:ext cx="2224405" cy="2291080"/>
                            </a:xfrm>
                            <a:prstGeom prst="rect">
                              <a:avLst/>
                            </a:prstGeom>
                          </pic:spPr>
                        </pic:pic>
                        <wps:wsp>
                          <wps:cNvPr id="10" name="Oval 10"/>
                          <wps:cNvSpPr/>
                          <wps:spPr>
                            <a:xfrm>
                              <a:off x="1033153" y="516577"/>
                              <a:ext cx="130629" cy="12469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33E116" id="Group 11" o:spid="_x0000_s1026" style="position:absolute;margin-left:286.45pt;margin-top:2.85pt;width:197.25pt;height:203.4pt;z-index:487587840;mso-width-relative:margin;mso-height-relative:margin" coordsize="22244,229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22244;height:229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">
                    <v:imagedata r:id="rId10" o:title=""/>
                    <o:lock v:ext="edit" aspectratio="f"/>
                  </v:shape>
                  <v:oval id="Oval 10" o:spid="_x0000_s1028" style="position:absolute;left:10331;top:5165;width:1306;height:12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" filled="f" strokecolor="red" strokeweight="2pt"/>
                </v:group>
              </w:pict>
            </mc:Fallback>
          </mc:AlternateContent>
        </w:r>
      </w:del>
      <w:r w:rsidR="001606DF">
        <w:t xml:space="preserve">Select the appropriate </w:t>
      </w:r>
      <w:proofErr w:type="spellStart"/>
      <w:r w:rsidR="001606DF">
        <w:t>tACS</w:t>
      </w:r>
      <w:proofErr w:type="spellEnd"/>
      <w:r w:rsidR="001606DF">
        <w:t xml:space="preserve"> cap (with holders and recording electrodes) based on head size and adjust it to the participant’s head. </w:t>
      </w:r>
      <w:proofErr w:type="spellStart"/>
      <w:r w:rsidR="001606DF">
        <w:t>Cz</w:t>
      </w:r>
      <w:proofErr w:type="spellEnd"/>
      <w:r w:rsidR="001606DF">
        <w:t xml:space="preserve"> should be at half distance between the participant’s nasion and inion and placed left-right symmetric by measuring the half point between the left and right preauricular points.</w:t>
      </w:r>
      <w:r w:rsidRPr="00B47E75">
        <w:rPr>
          <w:noProof/>
        </w:rPr>
        <w:t xml:space="preserve"> </w:t>
      </w:r>
    </w:p>
    <w:p w14:paraId="0914B01B" w14:textId="77777777" w:rsidR="001606DF" w:rsidRDefault="001606DF" w:rsidP="001606DF">
      <w:pPr>
        <w:pStyle w:val="BodyText"/>
        <w:spacing w:before="1"/>
      </w:pPr>
    </w:p>
    <w:p w14:paraId="79B4BABF" w14:textId="22E4DA03" w:rsidR="001606DF" w:rsidRDefault="001606DF" w:rsidP="001606DF">
      <w:pPr>
        <w:pStyle w:val="ListParagraph"/>
        <w:numPr>
          <w:ilvl w:val="1"/>
          <w:numId w:val="2"/>
        </w:numPr>
        <w:tabs>
          <w:tab w:val="left" w:pos="729"/>
        </w:tabs>
        <w:ind w:left="729" w:hanging="564"/>
      </w:pPr>
      <w:r>
        <w:t>Mark</w:t>
      </w:r>
      <w:r>
        <w:rPr>
          <w:spacing w:val="-7"/>
        </w:rPr>
        <w:t xml:space="preserve"> </w:t>
      </w:r>
      <w:r>
        <w:t>the</w:t>
      </w:r>
      <w:r>
        <w:rPr>
          <w:spacing w:val="-5"/>
        </w:rPr>
        <w:t xml:space="preserve"> </w:t>
      </w:r>
      <w:r>
        <w:t>following</w:t>
      </w:r>
      <w:r>
        <w:rPr>
          <w:spacing w:val="-5"/>
        </w:rPr>
        <w:t xml:space="preserve"> </w:t>
      </w:r>
      <w:r>
        <w:t>positions</w:t>
      </w:r>
      <w:r>
        <w:rPr>
          <w:spacing w:val="-5"/>
        </w:rPr>
        <w:t xml:space="preserve"> </w:t>
      </w:r>
      <w:r>
        <w:t>on</w:t>
      </w:r>
      <w:r>
        <w:rPr>
          <w:spacing w:val="-5"/>
        </w:rPr>
        <w:t xml:space="preserve"> </w:t>
      </w:r>
      <w:r>
        <w:t>the</w:t>
      </w:r>
      <w:r>
        <w:rPr>
          <w:spacing w:val="-5"/>
        </w:rPr>
        <w:t xml:space="preserve"> </w:t>
      </w:r>
      <w:r>
        <w:rPr>
          <w:spacing w:val="-2"/>
        </w:rPr>
        <w:t>scalp:</w:t>
      </w:r>
    </w:p>
    <w:p w14:paraId="256D2168" w14:textId="40E0463B" w:rsidR="001606DF" w:rsidRPr="00B47E75" w:rsidRDefault="000C1F8A" w:rsidP="000C1F8A">
      <w:pPr>
        <w:pStyle w:val="BodyText"/>
        <w:spacing w:before="89"/>
        <w:ind w:left="729"/>
        <w:rPr>
          <w:b/>
          <w:color w:val="000000" w:themeColor="text1"/>
          <w:sz w:val="20"/>
        </w:rPr>
      </w:pPr>
      <w:r w:rsidRPr="00B47E75">
        <w:rPr>
          <w:b/>
          <w:color w:val="000000" w:themeColor="text1"/>
          <w:sz w:val="20"/>
        </w:rPr>
        <w:t xml:space="preserve">POz, </w:t>
      </w:r>
      <w:proofErr w:type="spellStart"/>
      <w:r w:rsidRPr="00B47E75">
        <w:rPr>
          <w:b/>
          <w:color w:val="000000" w:themeColor="text1"/>
          <w:sz w:val="20"/>
        </w:rPr>
        <w:t>Cz</w:t>
      </w:r>
      <w:proofErr w:type="spellEnd"/>
      <w:r w:rsidRPr="00B47E75">
        <w:rPr>
          <w:b/>
          <w:color w:val="000000" w:themeColor="text1"/>
          <w:sz w:val="20"/>
        </w:rPr>
        <w:t xml:space="preserve">, </w:t>
      </w:r>
      <w:proofErr w:type="spellStart"/>
      <w:r w:rsidR="007956C8" w:rsidRPr="00B47E75">
        <w:rPr>
          <w:b/>
          <w:color w:val="000000" w:themeColor="text1"/>
          <w:sz w:val="20"/>
        </w:rPr>
        <w:t>FPz</w:t>
      </w:r>
      <w:proofErr w:type="spellEnd"/>
      <w:r w:rsidRPr="00B47E75">
        <w:rPr>
          <w:b/>
          <w:color w:val="000000" w:themeColor="text1"/>
          <w:sz w:val="20"/>
        </w:rPr>
        <w:t>, O1, Oz, O</w:t>
      </w:r>
      <w:proofErr w:type="gramStart"/>
      <w:r w:rsidRPr="00B47E75">
        <w:rPr>
          <w:b/>
          <w:color w:val="000000" w:themeColor="text1"/>
          <w:sz w:val="20"/>
        </w:rPr>
        <w:t>2,  CP</w:t>
      </w:r>
      <w:proofErr w:type="gramEnd"/>
      <w:r w:rsidRPr="00B47E75">
        <w:rPr>
          <w:b/>
          <w:color w:val="000000" w:themeColor="text1"/>
          <w:sz w:val="20"/>
        </w:rPr>
        <w:t xml:space="preserve">5, </w:t>
      </w:r>
      <w:proofErr w:type="spellStart"/>
      <w:r w:rsidRPr="00B47E75">
        <w:rPr>
          <w:b/>
          <w:color w:val="000000" w:themeColor="text1"/>
          <w:sz w:val="20"/>
        </w:rPr>
        <w:t>CPz</w:t>
      </w:r>
      <w:proofErr w:type="spellEnd"/>
      <w:r w:rsidRPr="00B47E75">
        <w:rPr>
          <w:b/>
          <w:color w:val="000000" w:themeColor="text1"/>
          <w:sz w:val="20"/>
        </w:rPr>
        <w:t>, CP6</w:t>
      </w:r>
    </w:p>
    <w:p w14:paraId="66A75B89" w14:textId="77777777" w:rsidR="001606DF" w:rsidRPr="00B47E75" w:rsidRDefault="001606DF" w:rsidP="001606DF">
      <w:pPr>
        <w:pStyle w:val="BodyText"/>
        <w:spacing w:before="108"/>
        <w:rPr>
          <w:color w:val="000000" w:themeColor="text1"/>
        </w:rPr>
      </w:pPr>
    </w:p>
    <w:p w14:paraId="3D6F7EEC" w14:textId="77777777" w:rsidR="000C1F8A" w:rsidRDefault="000C1F8A" w:rsidP="001606DF">
      <w:pPr>
        <w:pStyle w:val="BodyText"/>
        <w:spacing w:before="108"/>
      </w:pPr>
    </w:p>
    <w:p w14:paraId="7964E9A4" w14:textId="77777777" w:rsidR="000C1F8A" w:rsidRDefault="000C1F8A" w:rsidP="001606DF">
      <w:pPr>
        <w:pStyle w:val="BodyText"/>
        <w:spacing w:before="108"/>
      </w:pPr>
    </w:p>
    <w:p w14:paraId="6B4157B5" w14:textId="77777777" w:rsidR="00B47E75" w:rsidRDefault="00B47E75" w:rsidP="001606DF">
      <w:pPr>
        <w:pStyle w:val="BodyText"/>
        <w:spacing w:before="108"/>
      </w:pPr>
    </w:p>
    <w:p w14:paraId="2F64247A" w14:textId="77777777" w:rsidR="001606DF" w:rsidRDefault="001606DF" w:rsidP="001606DF">
      <w:pPr>
        <w:pStyle w:val="BodyText"/>
        <w:spacing w:before="108"/>
      </w:pPr>
    </w:p>
    <w:p w14:paraId="121EB18A" w14:textId="745ECE93" w:rsidR="001606DF" w:rsidRDefault="001606DF" w:rsidP="00B47E75">
      <w:pPr>
        <w:pStyle w:val="ListParagraph"/>
        <w:numPr>
          <w:ilvl w:val="1"/>
          <w:numId w:val="2"/>
        </w:numPr>
        <w:tabs>
          <w:tab w:val="left" w:pos="729"/>
        </w:tabs>
        <w:ind w:left="729" w:hanging="564"/>
      </w:pPr>
      <w:r>
        <w:t>Comb</w:t>
      </w:r>
      <w:r>
        <w:rPr>
          <w:spacing w:val="39"/>
        </w:rPr>
        <w:t xml:space="preserve"> </w:t>
      </w:r>
      <w:r>
        <w:t>/</w:t>
      </w:r>
      <w:r>
        <w:rPr>
          <w:spacing w:val="40"/>
        </w:rPr>
        <w:t xml:space="preserve"> </w:t>
      </w:r>
      <w:r>
        <w:t>move</w:t>
      </w:r>
      <w:r>
        <w:rPr>
          <w:spacing w:val="40"/>
        </w:rPr>
        <w:t xml:space="preserve"> </w:t>
      </w:r>
      <w:r>
        <w:t>participants’</w:t>
      </w:r>
      <w:r>
        <w:rPr>
          <w:spacing w:val="40"/>
        </w:rPr>
        <w:t xml:space="preserve"> </w:t>
      </w:r>
      <w:r>
        <w:t>hair</w:t>
      </w:r>
      <w:r>
        <w:rPr>
          <w:spacing w:val="40"/>
        </w:rPr>
        <w:t xml:space="preserve"> </w:t>
      </w:r>
      <w:r>
        <w:t>in</w:t>
      </w:r>
      <w:r>
        <w:rPr>
          <w:spacing w:val="40"/>
        </w:rPr>
        <w:t xml:space="preserve"> </w:t>
      </w:r>
      <w:r>
        <w:t>a</w:t>
      </w:r>
      <w:r>
        <w:rPr>
          <w:spacing w:val="40"/>
        </w:rPr>
        <w:t xml:space="preserve"> </w:t>
      </w:r>
      <w:r>
        <w:rPr>
          <w:spacing w:val="-2"/>
        </w:rPr>
        <w:t>concentric</w:t>
      </w:r>
      <w:r w:rsidR="00B47E75">
        <w:rPr>
          <w:spacing w:val="-2"/>
        </w:rPr>
        <w:t xml:space="preserve"> </w:t>
      </w:r>
      <w:r w:rsidR="00B47E75">
        <w:t>f</w:t>
      </w:r>
      <w:r>
        <w:t xml:space="preserve">ashion from the </w:t>
      </w:r>
      <w:proofErr w:type="spellStart"/>
      <w:r>
        <w:t>centre</w:t>
      </w:r>
      <w:proofErr w:type="spellEnd"/>
      <w:r>
        <w:t xml:space="preserve"> of the electrode position outwards and clean the skin using isopropyl alcohol and/or abrasive gel (with subsequent removal of remaining gel with alcohol</w:t>
      </w:r>
      <w:r w:rsidRPr="00B47E75">
        <w:rPr>
          <w:spacing w:val="-2"/>
        </w:rPr>
        <w:t xml:space="preserve"> </w:t>
      </w:r>
      <w:r>
        <w:t>and</w:t>
      </w:r>
      <w:r w:rsidRPr="00B47E75">
        <w:rPr>
          <w:spacing w:val="-3"/>
        </w:rPr>
        <w:t xml:space="preserve"> </w:t>
      </w:r>
      <w:r>
        <w:t>hair</w:t>
      </w:r>
      <w:r w:rsidRPr="00B47E75">
        <w:rPr>
          <w:spacing w:val="-2"/>
        </w:rPr>
        <w:t xml:space="preserve"> </w:t>
      </w:r>
      <w:r>
        <w:t>drying).</w:t>
      </w:r>
      <w:r w:rsidRPr="00B47E75">
        <w:rPr>
          <w:spacing w:val="-3"/>
        </w:rPr>
        <w:t xml:space="preserve"> </w:t>
      </w:r>
      <w:r>
        <w:t>Use</w:t>
      </w:r>
      <w:r w:rsidRPr="00B47E75">
        <w:rPr>
          <w:spacing w:val="-3"/>
        </w:rPr>
        <w:t xml:space="preserve"> </w:t>
      </w:r>
      <w:r>
        <w:t>mild</w:t>
      </w:r>
      <w:r w:rsidRPr="00B47E75">
        <w:rPr>
          <w:spacing w:val="-3"/>
        </w:rPr>
        <w:t xml:space="preserve"> </w:t>
      </w:r>
      <w:r>
        <w:t>pressure</w:t>
      </w:r>
      <w:r w:rsidRPr="00B47E75">
        <w:rPr>
          <w:spacing w:val="-3"/>
        </w:rPr>
        <w:t xml:space="preserve"> </w:t>
      </w:r>
      <w:r>
        <w:t>and</w:t>
      </w:r>
      <w:r w:rsidRPr="00B47E75">
        <w:rPr>
          <w:spacing w:val="-3"/>
        </w:rPr>
        <w:t xml:space="preserve"> </w:t>
      </w:r>
      <w:r>
        <w:t>limited</w:t>
      </w:r>
      <w:r w:rsidRPr="00B47E75">
        <w:rPr>
          <w:spacing w:val="-3"/>
        </w:rPr>
        <w:t xml:space="preserve"> </w:t>
      </w:r>
      <w:r>
        <w:t>application</w:t>
      </w:r>
      <w:r w:rsidRPr="00B47E75">
        <w:rPr>
          <w:spacing w:val="-3"/>
        </w:rPr>
        <w:t xml:space="preserve"> </w:t>
      </w:r>
      <w:r>
        <w:t>times</w:t>
      </w:r>
      <w:r w:rsidRPr="00B47E75">
        <w:rPr>
          <w:spacing w:val="-3"/>
        </w:rPr>
        <w:t xml:space="preserve"> </w:t>
      </w:r>
      <w:r>
        <w:t>for</w:t>
      </w:r>
      <w:r w:rsidRPr="00B47E75">
        <w:rPr>
          <w:spacing w:val="-2"/>
        </w:rPr>
        <w:t xml:space="preserve"> </w:t>
      </w:r>
      <w:r>
        <w:t>the</w:t>
      </w:r>
      <w:r w:rsidRPr="00B47E75">
        <w:rPr>
          <w:spacing w:val="-3"/>
        </w:rPr>
        <w:t xml:space="preserve"> </w:t>
      </w:r>
      <w:r>
        <w:t>alcohol and abrasive gel to avoid irritation or small injuries of the skin.</w:t>
      </w:r>
    </w:p>
    <w:p w14:paraId="3E8DB08F" w14:textId="77777777" w:rsidR="001606DF" w:rsidRDefault="000C1F8A" w:rsidP="001606DF">
      <w:pPr>
        <w:pStyle w:val="BodyText"/>
        <w:spacing w:before="4"/>
      </w:pPr>
      <w:r>
        <w:rPr>
          <w:noProof/>
        </w:rPr>
        <w:drawing>
          <wp:anchor distT="0" distB="0" distL="0" distR="0" simplePos="0" relativeHeight="251648512" behindDoc="0" locked="0" layoutInCell="1" allowOverlap="1" wp14:anchorId="73E82F5C" wp14:editId="0623DBBA">
            <wp:simplePos x="0" y="0"/>
            <wp:positionH relativeFrom="page">
              <wp:posOffset>5345059</wp:posOffset>
            </wp:positionH>
            <wp:positionV relativeFrom="paragraph">
              <wp:posOffset>16147</wp:posOffset>
            </wp:positionV>
            <wp:extent cx="916096" cy="1306731"/>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1" cstate="print"/>
                    <a:stretch>
                      <a:fillRect/>
                    </a:stretch>
                  </pic:blipFill>
                  <pic:spPr>
                    <a:xfrm>
                      <a:off x="0" y="0"/>
                      <a:ext cx="916096" cy="1306731"/>
                    </a:xfrm>
                    <a:prstGeom prst="rect">
                      <a:avLst/>
                    </a:prstGeom>
                  </pic:spPr>
                </pic:pic>
              </a:graphicData>
            </a:graphic>
          </wp:anchor>
        </w:drawing>
      </w:r>
    </w:p>
    <w:p w14:paraId="5CBB24FB" w14:textId="77777777" w:rsidR="001606DF" w:rsidRDefault="001606DF" w:rsidP="001606DF">
      <w:pPr>
        <w:pStyle w:val="ListParagraph"/>
        <w:numPr>
          <w:ilvl w:val="1"/>
          <w:numId w:val="2"/>
        </w:numPr>
        <w:tabs>
          <w:tab w:val="left" w:pos="728"/>
          <w:tab w:val="left" w:pos="732"/>
        </w:tabs>
        <w:spacing w:line="237" w:lineRule="auto"/>
        <w:ind w:right="2707"/>
      </w:pPr>
      <w:r>
        <w:t>Clean</w:t>
      </w:r>
      <w:r>
        <w:rPr>
          <w:spacing w:val="40"/>
        </w:rPr>
        <w:t xml:space="preserve"> </w:t>
      </w:r>
      <w:r>
        <w:t>the</w:t>
      </w:r>
      <w:r>
        <w:rPr>
          <w:spacing w:val="40"/>
        </w:rPr>
        <w:t xml:space="preserve"> </w:t>
      </w:r>
      <w:r>
        <w:t>left</w:t>
      </w:r>
      <w:r>
        <w:rPr>
          <w:spacing w:val="40"/>
        </w:rPr>
        <w:t xml:space="preserve"> </w:t>
      </w:r>
      <w:r>
        <w:t>and</w:t>
      </w:r>
      <w:r>
        <w:rPr>
          <w:spacing w:val="40"/>
        </w:rPr>
        <w:t xml:space="preserve"> </w:t>
      </w:r>
      <w:r>
        <w:t>right</w:t>
      </w:r>
      <w:r>
        <w:rPr>
          <w:spacing w:val="40"/>
        </w:rPr>
        <w:t xml:space="preserve"> </w:t>
      </w:r>
      <w:r>
        <w:t>cheek</w:t>
      </w:r>
      <w:r>
        <w:rPr>
          <w:spacing w:val="40"/>
        </w:rPr>
        <w:t xml:space="preserve"> </w:t>
      </w:r>
      <w:r>
        <w:t>area</w:t>
      </w:r>
      <w:r>
        <w:rPr>
          <w:spacing w:val="40"/>
        </w:rPr>
        <w:t xml:space="preserve"> </w:t>
      </w:r>
      <w:r>
        <w:t>below</w:t>
      </w:r>
      <w:r>
        <w:rPr>
          <w:spacing w:val="40"/>
        </w:rPr>
        <w:t xml:space="preserve"> </w:t>
      </w:r>
      <w:r>
        <w:t>the</w:t>
      </w:r>
      <w:r>
        <w:rPr>
          <w:spacing w:val="40"/>
        </w:rPr>
        <w:t xml:space="preserve"> </w:t>
      </w:r>
      <w:r>
        <w:t>eyes</w:t>
      </w:r>
      <w:r>
        <w:rPr>
          <w:spacing w:val="40"/>
        </w:rPr>
        <w:t xml:space="preserve"> </w:t>
      </w:r>
      <w:r>
        <w:t xml:space="preserve">with </w:t>
      </w:r>
      <w:r>
        <w:rPr>
          <w:spacing w:val="-2"/>
        </w:rPr>
        <w:t>alcohol.</w:t>
      </w:r>
    </w:p>
    <w:p w14:paraId="12869285" w14:textId="77777777" w:rsidR="001606DF" w:rsidRDefault="001606DF" w:rsidP="001606DF">
      <w:pPr>
        <w:pStyle w:val="BodyText"/>
      </w:pPr>
    </w:p>
    <w:p w14:paraId="4FAFA9EB" w14:textId="77777777" w:rsidR="001606DF" w:rsidRDefault="001606DF" w:rsidP="001606DF">
      <w:pPr>
        <w:pStyle w:val="BodyText"/>
      </w:pPr>
    </w:p>
    <w:p w14:paraId="21167FA7" w14:textId="77777777" w:rsidR="001606DF" w:rsidRDefault="001606DF" w:rsidP="001606DF">
      <w:pPr>
        <w:pStyle w:val="BodyText"/>
      </w:pPr>
    </w:p>
    <w:p w14:paraId="772BF6FE" w14:textId="77777777" w:rsidR="001606DF" w:rsidRDefault="001606DF" w:rsidP="001606DF">
      <w:pPr>
        <w:pStyle w:val="BodyText"/>
      </w:pPr>
    </w:p>
    <w:p w14:paraId="6CAF597E" w14:textId="77777777" w:rsidR="001606DF" w:rsidRDefault="001606DF" w:rsidP="001606DF">
      <w:pPr>
        <w:pStyle w:val="BodyText"/>
      </w:pPr>
    </w:p>
    <w:p w14:paraId="1E093448" w14:textId="77777777" w:rsidR="001606DF" w:rsidRDefault="001606DF" w:rsidP="001606DF">
      <w:pPr>
        <w:pStyle w:val="BodyText"/>
        <w:spacing w:before="1"/>
      </w:pPr>
    </w:p>
    <w:p w14:paraId="62276B39" w14:textId="77777777" w:rsidR="001606DF" w:rsidRDefault="001606DF" w:rsidP="001606DF">
      <w:pPr>
        <w:pStyle w:val="BodyText"/>
        <w:ind w:left="165"/>
      </w:pPr>
      <w:r>
        <w:rPr>
          <w:u w:val="single"/>
        </w:rPr>
        <w:t>Local</w:t>
      </w:r>
      <w:r>
        <w:rPr>
          <w:spacing w:val="-9"/>
          <w:u w:val="single"/>
        </w:rPr>
        <w:t xml:space="preserve"> </w:t>
      </w:r>
      <w:proofErr w:type="spellStart"/>
      <w:r>
        <w:rPr>
          <w:u w:val="single"/>
        </w:rPr>
        <w:t>Anaesthetic</w:t>
      </w:r>
      <w:proofErr w:type="spellEnd"/>
      <w:r>
        <w:rPr>
          <w:spacing w:val="-6"/>
          <w:u w:val="single"/>
        </w:rPr>
        <w:t xml:space="preserve"> </w:t>
      </w:r>
      <w:r>
        <w:rPr>
          <w:u w:val="single"/>
        </w:rPr>
        <w:t>Application</w:t>
      </w:r>
      <w:r>
        <w:rPr>
          <w:spacing w:val="-7"/>
          <w:u w:val="single"/>
        </w:rPr>
        <w:t xml:space="preserve"> </w:t>
      </w:r>
      <w:r>
        <w:rPr>
          <w:u w:val="single"/>
        </w:rPr>
        <w:t>(optional</w:t>
      </w:r>
      <w:r>
        <w:rPr>
          <w:spacing w:val="-6"/>
          <w:u w:val="single"/>
        </w:rPr>
        <w:t xml:space="preserve"> </w:t>
      </w:r>
      <w:r>
        <w:rPr>
          <w:u w:val="single"/>
        </w:rPr>
        <w:t>–</w:t>
      </w:r>
      <w:r>
        <w:rPr>
          <w:spacing w:val="-7"/>
          <w:u w:val="single"/>
        </w:rPr>
        <w:t xml:space="preserve"> </w:t>
      </w:r>
      <w:r>
        <w:rPr>
          <w:u w:val="single"/>
        </w:rPr>
        <w:t>see</w:t>
      </w:r>
      <w:r>
        <w:rPr>
          <w:spacing w:val="-6"/>
          <w:u w:val="single"/>
        </w:rPr>
        <w:t xml:space="preserve"> </w:t>
      </w:r>
      <w:r>
        <w:rPr>
          <w:u w:val="single"/>
        </w:rPr>
        <w:t>also</w:t>
      </w:r>
      <w:r>
        <w:rPr>
          <w:spacing w:val="-7"/>
          <w:u w:val="single"/>
        </w:rPr>
        <w:t xml:space="preserve"> </w:t>
      </w:r>
      <w:r>
        <w:rPr>
          <w:u w:val="single"/>
        </w:rPr>
        <w:t>EMLA</w:t>
      </w:r>
      <w:r>
        <w:rPr>
          <w:spacing w:val="-6"/>
          <w:u w:val="single"/>
        </w:rPr>
        <w:t xml:space="preserve"> </w:t>
      </w:r>
      <w:r>
        <w:rPr>
          <w:u w:val="single"/>
        </w:rPr>
        <w:t>cream</w:t>
      </w:r>
      <w:r>
        <w:rPr>
          <w:spacing w:val="-7"/>
          <w:u w:val="single"/>
        </w:rPr>
        <w:t xml:space="preserve"> </w:t>
      </w:r>
      <w:r>
        <w:rPr>
          <w:u w:val="single"/>
        </w:rPr>
        <w:t>instructions</w:t>
      </w:r>
      <w:r>
        <w:rPr>
          <w:spacing w:val="-6"/>
          <w:u w:val="single"/>
        </w:rPr>
        <w:t xml:space="preserve"> </w:t>
      </w:r>
      <w:r>
        <w:rPr>
          <w:spacing w:val="-2"/>
          <w:u w:val="single"/>
        </w:rPr>
        <w:t>sheet):</w:t>
      </w:r>
    </w:p>
    <w:p w14:paraId="1D4944F9" w14:textId="77777777" w:rsidR="001606DF" w:rsidRDefault="001606DF" w:rsidP="001606DF">
      <w:pPr>
        <w:pStyle w:val="BodyText"/>
      </w:pPr>
    </w:p>
    <w:p w14:paraId="1EE7C114" w14:textId="77777777" w:rsidR="001606DF" w:rsidRDefault="001606DF" w:rsidP="001606DF">
      <w:pPr>
        <w:pStyle w:val="BodyText"/>
        <w:ind w:left="165" w:right="159"/>
        <w:jc w:val="both"/>
      </w:pPr>
      <w:r>
        <w:t xml:space="preserve">If EMLA cream is not being applied jump to Electrode Mounting step. To </w:t>
      </w:r>
      <w:proofErr w:type="spellStart"/>
      <w:r>
        <w:t>minimise</w:t>
      </w:r>
      <w:proofErr w:type="spellEnd"/>
      <w:r>
        <w:t xml:space="preserve"> skin sensation</w:t>
      </w:r>
      <w:r>
        <w:rPr>
          <w:spacing w:val="-10"/>
        </w:rPr>
        <w:t xml:space="preserve"> </w:t>
      </w:r>
      <w:r>
        <w:t>and</w:t>
      </w:r>
      <w:r>
        <w:rPr>
          <w:spacing w:val="-10"/>
        </w:rPr>
        <w:t xml:space="preserve"> </w:t>
      </w:r>
      <w:r>
        <w:t>reduce</w:t>
      </w:r>
      <w:r>
        <w:rPr>
          <w:spacing w:val="-10"/>
        </w:rPr>
        <w:t xml:space="preserve"> </w:t>
      </w:r>
      <w:r>
        <w:t>the</w:t>
      </w:r>
      <w:r>
        <w:rPr>
          <w:spacing w:val="-10"/>
        </w:rPr>
        <w:t xml:space="preserve"> </w:t>
      </w:r>
      <w:r>
        <w:t>activation</w:t>
      </w:r>
      <w:r>
        <w:rPr>
          <w:spacing w:val="-10"/>
        </w:rPr>
        <w:t xml:space="preserve"> </w:t>
      </w:r>
      <w:r>
        <w:t>of</w:t>
      </w:r>
      <w:r>
        <w:rPr>
          <w:spacing w:val="-10"/>
        </w:rPr>
        <w:t xml:space="preserve"> </w:t>
      </w:r>
      <w:r>
        <w:t>nociceptors,</w:t>
      </w:r>
      <w:r>
        <w:rPr>
          <w:spacing w:val="-10"/>
        </w:rPr>
        <w:t xml:space="preserve"> </w:t>
      </w:r>
      <w:r>
        <w:t>a</w:t>
      </w:r>
      <w:r>
        <w:rPr>
          <w:spacing w:val="-10"/>
        </w:rPr>
        <w:t xml:space="preserve"> </w:t>
      </w:r>
      <w:r>
        <w:t>local</w:t>
      </w:r>
      <w:r>
        <w:rPr>
          <w:spacing w:val="-10"/>
        </w:rPr>
        <w:t xml:space="preserve"> </w:t>
      </w:r>
      <w:proofErr w:type="spellStart"/>
      <w:r>
        <w:t>anaesthetic</w:t>
      </w:r>
      <w:proofErr w:type="spellEnd"/>
      <w:r>
        <w:rPr>
          <w:spacing w:val="-10"/>
        </w:rPr>
        <w:t xml:space="preserve"> </w:t>
      </w:r>
      <w:r>
        <w:t>cream,</w:t>
      </w:r>
      <w:r>
        <w:rPr>
          <w:spacing w:val="-10"/>
        </w:rPr>
        <w:t xml:space="preserve"> </w:t>
      </w:r>
      <w:r>
        <w:t>such</w:t>
      </w:r>
      <w:r>
        <w:rPr>
          <w:spacing w:val="-10"/>
        </w:rPr>
        <w:t xml:space="preserve"> </w:t>
      </w:r>
      <w:r>
        <w:t>as</w:t>
      </w:r>
      <w:r>
        <w:rPr>
          <w:spacing w:val="-10"/>
        </w:rPr>
        <w:t xml:space="preserve"> </w:t>
      </w:r>
      <w:r>
        <w:t>EMLA, can be applied to electrode sites (except the ones close to the eyes). In total 3*3 g + 3*6 g = 24 g of EMLA cream are required per subject (i.e., almost 1x 30g tube).</w:t>
      </w:r>
    </w:p>
    <w:p w14:paraId="3BE6CDB8" w14:textId="77777777" w:rsidR="001606DF" w:rsidRDefault="001606DF" w:rsidP="001606DF">
      <w:pPr>
        <w:pStyle w:val="BodyText"/>
        <w:spacing w:before="2"/>
      </w:pPr>
    </w:p>
    <w:p w14:paraId="206EE130" w14:textId="77777777" w:rsidR="001606DF" w:rsidRDefault="001606DF" w:rsidP="001606DF">
      <w:pPr>
        <w:pStyle w:val="ListParagraph"/>
        <w:numPr>
          <w:ilvl w:val="1"/>
          <w:numId w:val="2"/>
        </w:numPr>
        <w:tabs>
          <w:tab w:val="left" w:pos="729"/>
        </w:tabs>
        <w:ind w:left="729" w:hanging="564"/>
      </w:pPr>
      <w:r>
        <w:t>Put</w:t>
      </w:r>
      <w:r>
        <w:rPr>
          <w:spacing w:val="-4"/>
        </w:rPr>
        <w:t xml:space="preserve"> </w:t>
      </w:r>
      <w:r>
        <w:t>on</w:t>
      </w:r>
      <w:r>
        <w:rPr>
          <w:spacing w:val="-4"/>
        </w:rPr>
        <w:t xml:space="preserve"> </w:t>
      </w:r>
      <w:r>
        <w:t>gloves</w:t>
      </w:r>
      <w:r>
        <w:rPr>
          <w:spacing w:val="-3"/>
        </w:rPr>
        <w:t xml:space="preserve"> </w:t>
      </w:r>
      <w:r>
        <w:t>to</w:t>
      </w:r>
      <w:r>
        <w:rPr>
          <w:spacing w:val="-4"/>
        </w:rPr>
        <w:t xml:space="preserve"> </w:t>
      </w:r>
      <w:r>
        <w:t>handle</w:t>
      </w:r>
      <w:r>
        <w:rPr>
          <w:spacing w:val="-4"/>
        </w:rPr>
        <w:t xml:space="preserve"> </w:t>
      </w:r>
      <w:r>
        <w:t>the</w:t>
      </w:r>
      <w:r>
        <w:rPr>
          <w:spacing w:val="-3"/>
        </w:rPr>
        <w:t xml:space="preserve"> </w:t>
      </w:r>
      <w:r>
        <w:rPr>
          <w:spacing w:val="-2"/>
        </w:rPr>
        <w:t>cream.</w:t>
      </w:r>
    </w:p>
    <w:p w14:paraId="58C1C401" w14:textId="77777777" w:rsidR="001606DF" w:rsidRDefault="001606DF" w:rsidP="001606DF">
      <w:pPr>
        <w:pStyle w:val="ListParagraph"/>
        <w:numPr>
          <w:ilvl w:val="1"/>
          <w:numId w:val="2"/>
        </w:numPr>
        <w:tabs>
          <w:tab w:val="left" w:pos="728"/>
          <w:tab w:val="left" w:pos="732"/>
        </w:tabs>
        <w:spacing w:before="251"/>
        <w:ind w:right="157"/>
      </w:pPr>
      <w:r>
        <w:t>The cream is put on to the scalp in a thick layer. Ensure the cream is in good contact with the skin (and not only on top of the hair). It should cover the areas on the scalp where</w:t>
      </w:r>
      <w:r>
        <w:rPr>
          <w:spacing w:val="-10"/>
        </w:rPr>
        <w:t xml:space="preserve"> </w:t>
      </w:r>
      <w:r>
        <w:t>stimulation</w:t>
      </w:r>
      <w:r>
        <w:rPr>
          <w:spacing w:val="-10"/>
        </w:rPr>
        <w:t xml:space="preserve"> </w:t>
      </w:r>
      <w:r>
        <w:t>is</w:t>
      </w:r>
      <w:r>
        <w:rPr>
          <w:spacing w:val="-9"/>
        </w:rPr>
        <w:t xml:space="preserve"> </w:t>
      </w:r>
      <w:r>
        <w:t>applied,</w:t>
      </w:r>
      <w:r>
        <w:rPr>
          <w:spacing w:val="-9"/>
        </w:rPr>
        <w:t xml:space="preserve"> </w:t>
      </w:r>
      <w:r>
        <w:t>that</w:t>
      </w:r>
      <w:r>
        <w:rPr>
          <w:spacing w:val="-9"/>
        </w:rPr>
        <w:t xml:space="preserve"> </w:t>
      </w:r>
      <w:r>
        <w:t>is</w:t>
      </w:r>
      <w:r>
        <w:rPr>
          <w:spacing w:val="-9"/>
        </w:rPr>
        <w:t xml:space="preserve"> </w:t>
      </w:r>
      <w:r>
        <w:t>electrode</w:t>
      </w:r>
      <w:r>
        <w:rPr>
          <w:spacing w:val="-10"/>
        </w:rPr>
        <w:t xml:space="preserve"> </w:t>
      </w:r>
      <w:r>
        <w:t>locations</w:t>
      </w:r>
      <w:r>
        <w:rPr>
          <w:spacing w:val="-9"/>
        </w:rPr>
        <w:t xml:space="preserve"> </w:t>
      </w:r>
      <w:r>
        <w:t>O1,</w:t>
      </w:r>
      <w:r>
        <w:rPr>
          <w:spacing w:val="-9"/>
        </w:rPr>
        <w:t xml:space="preserve"> </w:t>
      </w:r>
      <w:r>
        <w:t>Oz,</w:t>
      </w:r>
      <w:r>
        <w:rPr>
          <w:spacing w:val="-9"/>
        </w:rPr>
        <w:t xml:space="preserve"> </w:t>
      </w:r>
      <w:r>
        <w:t>O2</w:t>
      </w:r>
      <w:r>
        <w:rPr>
          <w:spacing w:val="-10"/>
        </w:rPr>
        <w:t xml:space="preserve"> </w:t>
      </w:r>
      <w:r>
        <w:t>and</w:t>
      </w:r>
      <w:r>
        <w:rPr>
          <w:spacing w:val="-10"/>
        </w:rPr>
        <w:t xml:space="preserve"> </w:t>
      </w:r>
      <w:proofErr w:type="spellStart"/>
      <w:r>
        <w:t>CPz</w:t>
      </w:r>
      <w:proofErr w:type="spellEnd"/>
      <w:r>
        <w:t>,</w:t>
      </w:r>
      <w:r>
        <w:rPr>
          <w:spacing w:val="-9"/>
        </w:rPr>
        <w:t xml:space="preserve"> </w:t>
      </w:r>
      <w:r>
        <w:t>CP5,</w:t>
      </w:r>
      <w:r>
        <w:rPr>
          <w:spacing w:val="-10"/>
        </w:rPr>
        <w:t xml:space="preserve"> </w:t>
      </w:r>
      <w:r>
        <w:t xml:space="preserve">CP6. </w:t>
      </w:r>
      <w:r>
        <w:rPr>
          <w:u w:val="single"/>
        </w:rPr>
        <w:t>No cream should be put on the locations around the eyes!</w:t>
      </w:r>
    </w:p>
    <w:p w14:paraId="1C8944D7" w14:textId="77777777" w:rsidR="001606DF" w:rsidRDefault="001606DF" w:rsidP="001606DF">
      <w:pPr>
        <w:pStyle w:val="BodyText"/>
        <w:spacing w:before="74"/>
      </w:pPr>
    </w:p>
    <w:p w14:paraId="5922A3DA" w14:textId="77777777" w:rsidR="001606DF" w:rsidRDefault="001606DF" w:rsidP="001606DF">
      <w:pPr>
        <w:pStyle w:val="ListParagraph"/>
        <w:numPr>
          <w:ilvl w:val="1"/>
          <w:numId w:val="2"/>
        </w:numPr>
        <w:tabs>
          <w:tab w:val="left" w:pos="729"/>
          <w:tab w:val="left" w:pos="732"/>
        </w:tabs>
        <w:spacing w:before="113" w:line="364" w:lineRule="auto"/>
        <w:ind w:right="161" w:hanging="567"/>
      </w:pPr>
      <w:r>
        <w:t xml:space="preserve">Apply 3g (10.5 cm) of EMLA cream (2.5 cm diameter electrode + 1 cm extra margin = </w:t>
      </w:r>
      <w:r>
        <w:lastRenderedPageBreak/>
        <w:t>4.5</w:t>
      </w:r>
      <w:r w:rsidRPr="000C1F8A">
        <w:rPr>
          <w:spacing w:val="-5"/>
        </w:rPr>
        <w:t xml:space="preserve"> </w:t>
      </w:r>
      <w:r>
        <w:t>cm</w:t>
      </w:r>
      <w:r w:rsidRPr="000C1F8A">
        <w:rPr>
          <w:spacing w:val="-5"/>
        </w:rPr>
        <w:t xml:space="preserve"> </w:t>
      </w:r>
      <w:r>
        <w:t>diameter</w:t>
      </w:r>
      <w:r w:rsidRPr="000C1F8A">
        <w:rPr>
          <w:spacing w:val="-6"/>
        </w:rPr>
        <w:t xml:space="preserve"> </w:t>
      </w:r>
      <w:r>
        <w:t>=</w:t>
      </w:r>
      <w:r w:rsidRPr="000C1F8A">
        <w:rPr>
          <w:spacing w:val="-6"/>
        </w:rPr>
        <w:t xml:space="preserve"> </w:t>
      </w:r>
      <w:r>
        <w:t>15.9</w:t>
      </w:r>
      <w:r w:rsidRPr="000C1F8A">
        <w:rPr>
          <w:spacing w:val="-5"/>
        </w:rPr>
        <w:t xml:space="preserve"> </w:t>
      </w:r>
      <w:r>
        <w:t>cm²</w:t>
      </w:r>
      <w:r w:rsidRPr="000C1F8A">
        <w:rPr>
          <w:spacing w:val="-5"/>
        </w:rPr>
        <w:t xml:space="preserve"> </w:t>
      </w:r>
      <w:r>
        <w:t>→</w:t>
      </w:r>
      <w:r w:rsidRPr="000C1F8A">
        <w:rPr>
          <w:spacing w:val="-6"/>
        </w:rPr>
        <w:t xml:space="preserve"> </w:t>
      </w:r>
      <w:r>
        <w:t>~3g)</w:t>
      </w:r>
      <w:r w:rsidRPr="000C1F8A">
        <w:rPr>
          <w:spacing w:val="-5"/>
        </w:rPr>
        <w:t xml:space="preserve"> </w:t>
      </w:r>
      <w:r>
        <w:t>to</w:t>
      </w:r>
      <w:r w:rsidRPr="000C1F8A">
        <w:rPr>
          <w:spacing w:val="-5"/>
        </w:rPr>
        <w:t xml:space="preserve"> </w:t>
      </w:r>
      <w:r>
        <w:t>each</w:t>
      </w:r>
      <w:r w:rsidRPr="000C1F8A">
        <w:rPr>
          <w:spacing w:val="-6"/>
        </w:rPr>
        <w:t xml:space="preserve"> </w:t>
      </w:r>
      <w:r>
        <w:t>occipital</w:t>
      </w:r>
      <w:r w:rsidRPr="000C1F8A">
        <w:rPr>
          <w:spacing w:val="-5"/>
        </w:rPr>
        <w:t xml:space="preserve"> </w:t>
      </w:r>
      <w:r>
        <w:t>electrode</w:t>
      </w:r>
      <w:r w:rsidRPr="000C1F8A">
        <w:rPr>
          <w:spacing w:val="-5"/>
        </w:rPr>
        <w:t xml:space="preserve"> </w:t>
      </w:r>
      <w:r>
        <w:t>site</w:t>
      </w:r>
      <w:r w:rsidRPr="000C1F8A">
        <w:rPr>
          <w:spacing w:val="-6"/>
        </w:rPr>
        <w:t xml:space="preserve"> </w:t>
      </w:r>
      <w:r>
        <w:t>(O1,</w:t>
      </w:r>
      <w:r w:rsidRPr="000C1F8A">
        <w:rPr>
          <w:spacing w:val="-5"/>
        </w:rPr>
        <w:t xml:space="preserve"> </w:t>
      </w:r>
      <w:r>
        <w:t>Oz,</w:t>
      </w:r>
      <w:r w:rsidRPr="000C1F8A">
        <w:rPr>
          <w:spacing w:val="-5"/>
        </w:rPr>
        <w:t xml:space="preserve"> </w:t>
      </w:r>
      <w:r>
        <w:t>O2);</w:t>
      </w:r>
      <w:r w:rsidRPr="000C1F8A">
        <w:rPr>
          <w:spacing w:val="-5"/>
        </w:rPr>
        <w:t xml:space="preserve"> </w:t>
      </w:r>
      <w:r>
        <w:t xml:space="preserve">Cave: electrode areas may overlap for smaller heads, reduce amount of cream </w:t>
      </w:r>
      <w:proofErr w:type="spellStart"/>
      <w:r>
        <w:t>accordingly.Apply</w:t>
      </w:r>
      <w:proofErr w:type="spellEnd"/>
      <w:r w:rsidRPr="000C1F8A">
        <w:rPr>
          <w:spacing w:val="-4"/>
        </w:rPr>
        <w:t xml:space="preserve"> </w:t>
      </w:r>
      <w:r>
        <w:t>6g</w:t>
      </w:r>
      <w:r w:rsidRPr="000C1F8A">
        <w:rPr>
          <w:spacing w:val="-4"/>
        </w:rPr>
        <w:t xml:space="preserve"> </w:t>
      </w:r>
      <w:r>
        <w:t>(21</w:t>
      </w:r>
      <w:r w:rsidRPr="000C1F8A">
        <w:rPr>
          <w:spacing w:val="-4"/>
        </w:rPr>
        <w:t xml:space="preserve"> </w:t>
      </w:r>
      <w:r>
        <w:t>cm)</w:t>
      </w:r>
      <w:r w:rsidRPr="000C1F8A">
        <w:rPr>
          <w:spacing w:val="-4"/>
        </w:rPr>
        <w:t xml:space="preserve"> </w:t>
      </w:r>
      <w:r>
        <w:t>of</w:t>
      </w:r>
      <w:r w:rsidRPr="000C1F8A">
        <w:rPr>
          <w:spacing w:val="-4"/>
        </w:rPr>
        <w:t xml:space="preserve"> </w:t>
      </w:r>
      <w:r>
        <w:t>EMLA</w:t>
      </w:r>
      <w:r w:rsidRPr="000C1F8A">
        <w:rPr>
          <w:spacing w:val="-4"/>
        </w:rPr>
        <w:t xml:space="preserve"> </w:t>
      </w:r>
      <w:r>
        <w:t>cream</w:t>
      </w:r>
      <w:r w:rsidRPr="000C1F8A">
        <w:rPr>
          <w:spacing w:val="-4"/>
        </w:rPr>
        <w:t xml:space="preserve"> </w:t>
      </w:r>
      <w:r>
        <w:t>(4.5</w:t>
      </w:r>
      <w:r w:rsidRPr="000C1F8A">
        <w:rPr>
          <w:spacing w:val="-4"/>
        </w:rPr>
        <w:t xml:space="preserve"> </w:t>
      </w:r>
      <w:r>
        <w:t>cm</w:t>
      </w:r>
      <w:r w:rsidRPr="000C1F8A">
        <w:rPr>
          <w:spacing w:val="-4"/>
        </w:rPr>
        <w:t xml:space="preserve"> </w:t>
      </w:r>
      <w:r>
        <w:t>diameter</w:t>
      </w:r>
      <w:r w:rsidRPr="000C1F8A">
        <w:rPr>
          <w:spacing w:val="-4"/>
        </w:rPr>
        <w:t xml:space="preserve"> </w:t>
      </w:r>
      <w:r>
        <w:t>electrode</w:t>
      </w:r>
      <w:r w:rsidRPr="000C1F8A">
        <w:rPr>
          <w:spacing w:val="-4"/>
        </w:rPr>
        <w:t xml:space="preserve"> </w:t>
      </w:r>
      <w:r>
        <w:t>+</w:t>
      </w:r>
      <w:r w:rsidRPr="000C1F8A">
        <w:rPr>
          <w:spacing w:val="-4"/>
        </w:rPr>
        <w:t xml:space="preserve"> </w:t>
      </w:r>
      <w:r>
        <w:t>1</w:t>
      </w:r>
      <w:r w:rsidRPr="000C1F8A">
        <w:rPr>
          <w:spacing w:val="-4"/>
        </w:rPr>
        <w:t xml:space="preserve"> </w:t>
      </w:r>
      <w:r>
        <w:t>cm</w:t>
      </w:r>
      <w:r w:rsidRPr="000C1F8A">
        <w:rPr>
          <w:spacing w:val="-4"/>
        </w:rPr>
        <w:t xml:space="preserve"> </w:t>
      </w:r>
      <w:r>
        <w:t>extra</w:t>
      </w:r>
      <w:r w:rsidRPr="000C1F8A">
        <w:rPr>
          <w:spacing w:val="-4"/>
        </w:rPr>
        <w:t xml:space="preserve"> </w:t>
      </w:r>
      <w:r>
        <w:t>margin</w:t>
      </w:r>
      <w:r w:rsidRPr="000C1F8A">
        <w:rPr>
          <w:spacing w:val="-4"/>
        </w:rPr>
        <w:t xml:space="preserve"> </w:t>
      </w:r>
      <w:r>
        <w:t>=</w:t>
      </w:r>
      <w:r w:rsidRPr="000C1F8A">
        <w:rPr>
          <w:spacing w:val="-4"/>
        </w:rPr>
        <w:t xml:space="preserve"> </w:t>
      </w:r>
      <w:r>
        <w:t>6.5 cm</w:t>
      </w:r>
      <w:r w:rsidRPr="000C1F8A">
        <w:rPr>
          <w:spacing w:val="-2"/>
        </w:rPr>
        <w:t xml:space="preserve"> </w:t>
      </w:r>
      <w:r>
        <w:t>diameter</w:t>
      </w:r>
      <w:r w:rsidRPr="000C1F8A">
        <w:rPr>
          <w:spacing w:val="-2"/>
        </w:rPr>
        <w:t xml:space="preserve"> </w:t>
      </w:r>
      <w:r>
        <w:t>=</w:t>
      </w:r>
      <w:r w:rsidRPr="000C1F8A">
        <w:rPr>
          <w:spacing w:val="-3"/>
        </w:rPr>
        <w:t xml:space="preserve"> </w:t>
      </w:r>
      <w:r>
        <w:t>33.2</w:t>
      </w:r>
      <w:r w:rsidRPr="000C1F8A">
        <w:rPr>
          <w:spacing w:val="-2"/>
        </w:rPr>
        <w:t xml:space="preserve"> </w:t>
      </w:r>
      <w:r>
        <w:t>cm²</w:t>
      </w:r>
      <w:r w:rsidRPr="000C1F8A">
        <w:rPr>
          <w:spacing w:val="-2"/>
        </w:rPr>
        <w:t xml:space="preserve"> </w:t>
      </w:r>
      <w:r>
        <w:t>→</w:t>
      </w:r>
      <w:r w:rsidRPr="000C1F8A">
        <w:rPr>
          <w:spacing w:val="-2"/>
        </w:rPr>
        <w:t xml:space="preserve"> </w:t>
      </w:r>
      <w:r>
        <w:t>~6g)</w:t>
      </w:r>
      <w:r w:rsidRPr="000C1F8A">
        <w:rPr>
          <w:spacing w:val="-2"/>
        </w:rPr>
        <w:t xml:space="preserve"> </w:t>
      </w:r>
      <w:r>
        <w:t>to</w:t>
      </w:r>
      <w:r w:rsidRPr="000C1F8A">
        <w:rPr>
          <w:spacing w:val="-2"/>
        </w:rPr>
        <w:t xml:space="preserve"> </w:t>
      </w:r>
      <w:r>
        <w:t>each</w:t>
      </w:r>
      <w:r w:rsidRPr="000C1F8A">
        <w:rPr>
          <w:spacing w:val="-2"/>
        </w:rPr>
        <w:t xml:space="preserve"> </w:t>
      </w:r>
      <w:r>
        <w:t>centroparietal</w:t>
      </w:r>
      <w:r w:rsidRPr="000C1F8A">
        <w:rPr>
          <w:spacing w:val="-2"/>
        </w:rPr>
        <w:t xml:space="preserve"> </w:t>
      </w:r>
      <w:r>
        <w:t>electrode</w:t>
      </w:r>
      <w:r w:rsidRPr="000C1F8A">
        <w:rPr>
          <w:spacing w:val="-2"/>
        </w:rPr>
        <w:t xml:space="preserve"> </w:t>
      </w:r>
      <w:r>
        <w:t>site</w:t>
      </w:r>
      <w:r w:rsidRPr="000C1F8A">
        <w:rPr>
          <w:spacing w:val="-2"/>
        </w:rPr>
        <w:t xml:space="preserve"> </w:t>
      </w:r>
      <w:r>
        <w:t>(</w:t>
      </w:r>
      <w:proofErr w:type="spellStart"/>
      <w:r>
        <w:t>CPz</w:t>
      </w:r>
      <w:proofErr w:type="spellEnd"/>
      <w:r>
        <w:t>,</w:t>
      </w:r>
      <w:r w:rsidRPr="000C1F8A">
        <w:rPr>
          <w:spacing w:val="-2"/>
        </w:rPr>
        <w:t xml:space="preserve"> </w:t>
      </w:r>
      <w:r>
        <w:t>CP5,</w:t>
      </w:r>
      <w:r w:rsidRPr="000C1F8A">
        <w:rPr>
          <w:spacing w:val="-2"/>
        </w:rPr>
        <w:t xml:space="preserve"> </w:t>
      </w:r>
      <w:r>
        <w:t>CP6).</w:t>
      </w:r>
    </w:p>
    <w:p w14:paraId="20F4C16E" w14:textId="77777777" w:rsidR="001606DF" w:rsidRDefault="001606DF" w:rsidP="001606DF">
      <w:pPr>
        <w:pStyle w:val="ListParagraph"/>
        <w:numPr>
          <w:ilvl w:val="1"/>
          <w:numId w:val="2"/>
        </w:numPr>
        <w:tabs>
          <w:tab w:val="left" w:pos="729"/>
        </w:tabs>
        <w:spacing w:before="177"/>
        <w:ind w:left="729" w:hanging="564"/>
      </w:pPr>
      <w:r>
        <w:t>Cover</w:t>
      </w:r>
      <w:r>
        <w:rPr>
          <w:spacing w:val="-7"/>
        </w:rPr>
        <w:t xml:space="preserve"> </w:t>
      </w:r>
      <w:r>
        <w:t>the</w:t>
      </w:r>
      <w:r>
        <w:rPr>
          <w:spacing w:val="-4"/>
        </w:rPr>
        <w:t xml:space="preserve"> </w:t>
      </w:r>
      <w:r>
        <w:t>area</w:t>
      </w:r>
      <w:r>
        <w:rPr>
          <w:spacing w:val="-5"/>
        </w:rPr>
        <w:t xml:space="preserve"> </w:t>
      </w:r>
      <w:r>
        <w:t>where</w:t>
      </w:r>
      <w:r>
        <w:rPr>
          <w:spacing w:val="-4"/>
        </w:rPr>
        <w:t xml:space="preserve"> </w:t>
      </w:r>
      <w:r>
        <w:t>the</w:t>
      </w:r>
      <w:r>
        <w:rPr>
          <w:spacing w:val="-5"/>
        </w:rPr>
        <w:t xml:space="preserve"> </w:t>
      </w:r>
      <w:r>
        <w:t>cream</w:t>
      </w:r>
      <w:r>
        <w:rPr>
          <w:spacing w:val="-4"/>
        </w:rPr>
        <w:t xml:space="preserve"> </w:t>
      </w:r>
      <w:r>
        <w:t>is</w:t>
      </w:r>
      <w:r>
        <w:rPr>
          <w:spacing w:val="-5"/>
        </w:rPr>
        <w:t xml:space="preserve"> </w:t>
      </w:r>
      <w:r>
        <w:t>with</w:t>
      </w:r>
      <w:r>
        <w:rPr>
          <w:spacing w:val="-4"/>
        </w:rPr>
        <w:t xml:space="preserve"> </w:t>
      </w:r>
      <w:r>
        <w:t>plastic</w:t>
      </w:r>
      <w:r>
        <w:rPr>
          <w:spacing w:val="-5"/>
        </w:rPr>
        <w:t xml:space="preserve"> </w:t>
      </w:r>
      <w:r>
        <w:t>wrap,</w:t>
      </w:r>
      <w:r>
        <w:rPr>
          <w:spacing w:val="-4"/>
        </w:rPr>
        <w:t xml:space="preserve"> </w:t>
      </w:r>
      <w:r>
        <w:t>i.e.</w:t>
      </w:r>
      <w:r>
        <w:rPr>
          <w:spacing w:val="-5"/>
        </w:rPr>
        <w:t xml:space="preserve"> </w:t>
      </w:r>
      <w:r>
        <w:t>plastic</w:t>
      </w:r>
      <w:r>
        <w:rPr>
          <w:spacing w:val="-4"/>
        </w:rPr>
        <w:t xml:space="preserve"> </w:t>
      </w:r>
      <w:r>
        <w:rPr>
          <w:spacing w:val="-2"/>
        </w:rPr>
        <w:t>foil.</w:t>
      </w:r>
    </w:p>
    <w:p w14:paraId="68AD6DA1" w14:textId="77777777" w:rsidR="001606DF" w:rsidRDefault="001606DF" w:rsidP="001606DF">
      <w:pPr>
        <w:pStyle w:val="BodyText"/>
        <w:spacing w:before="5"/>
      </w:pPr>
    </w:p>
    <w:p w14:paraId="60539D11" w14:textId="77777777" w:rsidR="001606DF" w:rsidRDefault="001606DF" w:rsidP="001606DF">
      <w:pPr>
        <w:pStyle w:val="ListParagraph"/>
        <w:numPr>
          <w:ilvl w:val="1"/>
          <w:numId w:val="2"/>
        </w:numPr>
        <w:tabs>
          <w:tab w:val="left" w:pos="729"/>
          <w:tab w:val="left" w:pos="732"/>
        </w:tabs>
        <w:spacing w:line="237" w:lineRule="auto"/>
        <w:ind w:right="159" w:hanging="567"/>
      </w:pPr>
      <w:r>
        <w:t>Wait</w:t>
      </w:r>
      <w:r>
        <w:rPr>
          <w:spacing w:val="21"/>
        </w:rPr>
        <w:t xml:space="preserve"> </w:t>
      </w:r>
      <w:r>
        <w:t>60</w:t>
      </w:r>
      <w:r>
        <w:rPr>
          <w:spacing w:val="21"/>
        </w:rPr>
        <w:t xml:space="preserve"> </w:t>
      </w:r>
      <w:r>
        <w:t>minutes.</w:t>
      </w:r>
      <w:r>
        <w:rPr>
          <w:spacing w:val="21"/>
        </w:rPr>
        <w:t xml:space="preserve"> </w:t>
      </w:r>
      <w:r>
        <w:t>This</w:t>
      </w:r>
      <w:r>
        <w:rPr>
          <w:spacing w:val="21"/>
        </w:rPr>
        <w:t xml:space="preserve"> </w:t>
      </w:r>
      <w:r>
        <w:t>waiting</w:t>
      </w:r>
      <w:r>
        <w:rPr>
          <w:spacing w:val="21"/>
        </w:rPr>
        <w:t xml:space="preserve"> </w:t>
      </w:r>
      <w:r>
        <w:t>time</w:t>
      </w:r>
      <w:r>
        <w:rPr>
          <w:spacing w:val="21"/>
        </w:rPr>
        <w:t xml:space="preserve"> </w:t>
      </w:r>
      <w:r>
        <w:t>can</w:t>
      </w:r>
      <w:r>
        <w:rPr>
          <w:spacing w:val="21"/>
        </w:rPr>
        <w:t xml:space="preserve"> </w:t>
      </w:r>
      <w:r>
        <w:t>also</w:t>
      </w:r>
      <w:r>
        <w:rPr>
          <w:spacing w:val="21"/>
        </w:rPr>
        <w:t xml:space="preserve"> </w:t>
      </w:r>
      <w:r>
        <w:t>be</w:t>
      </w:r>
      <w:r>
        <w:rPr>
          <w:spacing w:val="21"/>
        </w:rPr>
        <w:t xml:space="preserve"> </w:t>
      </w:r>
      <w:r>
        <w:t>used</w:t>
      </w:r>
      <w:r>
        <w:rPr>
          <w:spacing w:val="21"/>
        </w:rPr>
        <w:t xml:space="preserve"> </w:t>
      </w:r>
      <w:r>
        <w:t>to</w:t>
      </w:r>
      <w:r>
        <w:rPr>
          <w:spacing w:val="21"/>
        </w:rPr>
        <w:t xml:space="preserve"> </w:t>
      </w:r>
      <w:r>
        <w:t>perform</w:t>
      </w:r>
      <w:r>
        <w:rPr>
          <w:spacing w:val="21"/>
        </w:rPr>
        <w:t xml:space="preserve"> </w:t>
      </w:r>
      <w:r>
        <w:t>the</w:t>
      </w:r>
      <w:r>
        <w:rPr>
          <w:spacing w:val="21"/>
        </w:rPr>
        <w:t xml:space="preserve"> </w:t>
      </w:r>
      <w:r>
        <w:t>“Training</w:t>
      </w:r>
      <w:r>
        <w:rPr>
          <w:spacing w:val="21"/>
        </w:rPr>
        <w:t xml:space="preserve"> </w:t>
      </w:r>
      <w:r>
        <w:t>on</w:t>
      </w:r>
      <w:r>
        <w:rPr>
          <w:spacing w:val="21"/>
        </w:rPr>
        <w:t xml:space="preserve"> </w:t>
      </w:r>
      <w:r>
        <w:t xml:space="preserve">the </w:t>
      </w:r>
      <w:proofErr w:type="spellStart"/>
      <w:r>
        <w:t>behavioural</w:t>
      </w:r>
      <w:proofErr w:type="spellEnd"/>
      <w:r>
        <w:t xml:space="preserve"> task and titration of the visual stimulus” – see step 2.</w:t>
      </w:r>
    </w:p>
    <w:p w14:paraId="02BD7E61" w14:textId="77777777" w:rsidR="001606DF" w:rsidRDefault="001606DF" w:rsidP="001606DF">
      <w:pPr>
        <w:pStyle w:val="BodyText"/>
        <w:spacing w:before="2"/>
      </w:pPr>
    </w:p>
    <w:p w14:paraId="3AA6039D" w14:textId="77777777" w:rsidR="001606DF" w:rsidRDefault="001606DF" w:rsidP="001606DF">
      <w:pPr>
        <w:pStyle w:val="ListParagraph"/>
        <w:numPr>
          <w:ilvl w:val="1"/>
          <w:numId w:val="2"/>
        </w:numPr>
        <w:tabs>
          <w:tab w:val="left" w:pos="729"/>
        </w:tabs>
        <w:ind w:left="729" w:hanging="564"/>
      </w:pPr>
      <w:r>
        <w:t>Wash</w:t>
      </w:r>
      <w:r>
        <w:rPr>
          <w:spacing w:val="-6"/>
        </w:rPr>
        <w:t xml:space="preserve"> </w:t>
      </w:r>
      <w:r>
        <w:t>the</w:t>
      </w:r>
      <w:r>
        <w:rPr>
          <w:spacing w:val="-4"/>
        </w:rPr>
        <w:t xml:space="preserve"> </w:t>
      </w:r>
      <w:r>
        <w:t>cream</w:t>
      </w:r>
      <w:r>
        <w:rPr>
          <w:spacing w:val="-4"/>
        </w:rPr>
        <w:t xml:space="preserve"> </w:t>
      </w:r>
      <w:r>
        <w:t>off</w:t>
      </w:r>
      <w:r>
        <w:rPr>
          <w:spacing w:val="-4"/>
        </w:rPr>
        <w:t xml:space="preserve"> </w:t>
      </w:r>
      <w:r>
        <w:t>using</w:t>
      </w:r>
      <w:r>
        <w:rPr>
          <w:spacing w:val="-4"/>
        </w:rPr>
        <w:t xml:space="preserve"> </w:t>
      </w:r>
      <w:r>
        <w:t>wipes</w:t>
      </w:r>
      <w:r>
        <w:rPr>
          <w:spacing w:val="-4"/>
        </w:rPr>
        <w:t xml:space="preserve"> </w:t>
      </w:r>
      <w:r>
        <w:t>and</w:t>
      </w:r>
      <w:r>
        <w:rPr>
          <w:spacing w:val="-4"/>
        </w:rPr>
        <w:t xml:space="preserve"> </w:t>
      </w:r>
      <w:r>
        <w:t>blow</w:t>
      </w:r>
      <w:r>
        <w:rPr>
          <w:spacing w:val="-4"/>
        </w:rPr>
        <w:t xml:space="preserve"> </w:t>
      </w:r>
      <w:r>
        <w:t>dry</w:t>
      </w:r>
      <w:r>
        <w:rPr>
          <w:spacing w:val="-4"/>
        </w:rPr>
        <w:t xml:space="preserve"> </w:t>
      </w:r>
      <w:r>
        <w:t>the</w:t>
      </w:r>
      <w:r>
        <w:rPr>
          <w:spacing w:val="-4"/>
        </w:rPr>
        <w:t xml:space="preserve"> </w:t>
      </w:r>
      <w:r>
        <w:t>hair</w:t>
      </w:r>
      <w:r>
        <w:rPr>
          <w:spacing w:val="-4"/>
        </w:rPr>
        <w:t xml:space="preserve"> </w:t>
      </w:r>
      <w:r>
        <w:t>(to</w:t>
      </w:r>
      <w:r>
        <w:rPr>
          <w:spacing w:val="-4"/>
        </w:rPr>
        <w:t xml:space="preserve"> </w:t>
      </w:r>
      <w:r>
        <w:t>avoid</w:t>
      </w:r>
      <w:r>
        <w:rPr>
          <w:spacing w:val="-4"/>
        </w:rPr>
        <w:t xml:space="preserve"> </w:t>
      </w:r>
      <w:r>
        <w:t>bridging</w:t>
      </w:r>
      <w:r>
        <w:rPr>
          <w:spacing w:val="-4"/>
        </w:rPr>
        <w:t xml:space="preserve"> </w:t>
      </w:r>
      <w:r>
        <w:t>of</w:t>
      </w:r>
      <w:r>
        <w:rPr>
          <w:spacing w:val="-4"/>
        </w:rPr>
        <w:t xml:space="preserve"> </w:t>
      </w:r>
      <w:r>
        <w:rPr>
          <w:spacing w:val="-2"/>
        </w:rPr>
        <w:t>electrodes).</w:t>
      </w:r>
    </w:p>
    <w:p w14:paraId="0DE5769B" w14:textId="77777777" w:rsidR="001606DF" w:rsidRDefault="001606DF" w:rsidP="001606DF">
      <w:pPr>
        <w:pStyle w:val="BodyText"/>
      </w:pPr>
    </w:p>
    <w:p w14:paraId="3703D740" w14:textId="77777777" w:rsidR="001606DF" w:rsidRDefault="001606DF" w:rsidP="001606DF">
      <w:pPr>
        <w:pStyle w:val="BodyText"/>
      </w:pPr>
    </w:p>
    <w:p w14:paraId="29657BE8" w14:textId="77777777" w:rsidR="001606DF" w:rsidRDefault="001606DF" w:rsidP="001606DF">
      <w:pPr>
        <w:pStyle w:val="BodyText"/>
        <w:ind w:left="165"/>
      </w:pPr>
      <w:r>
        <w:rPr>
          <w:u w:val="single"/>
        </w:rPr>
        <w:t>Electrode</w:t>
      </w:r>
      <w:r>
        <w:rPr>
          <w:spacing w:val="-9"/>
          <w:u w:val="single"/>
        </w:rPr>
        <w:t xml:space="preserve"> </w:t>
      </w:r>
      <w:r>
        <w:rPr>
          <w:spacing w:val="-2"/>
          <w:u w:val="single"/>
        </w:rPr>
        <w:t>Mounting</w:t>
      </w:r>
      <w:r>
        <w:rPr>
          <w:spacing w:val="-2"/>
        </w:rPr>
        <w:t>:</w:t>
      </w:r>
    </w:p>
    <w:p w14:paraId="354F3BF6" w14:textId="77777777" w:rsidR="001606DF" w:rsidRDefault="001606DF" w:rsidP="001606DF">
      <w:pPr>
        <w:pStyle w:val="ListParagraph"/>
        <w:numPr>
          <w:ilvl w:val="1"/>
          <w:numId w:val="2"/>
        </w:numPr>
        <w:tabs>
          <w:tab w:val="left" w:pos="729"/>
          <w:tab w:val="left" w:pos="732"/>
        </w:tabs>
        <w:spacing w:before="251"/>
        <w:ind w:right="159" w:hanging="567"/>
      </w:pPr>
      <w:r>
        <w:t xml:space="preserve">Fill the </w:t>
      </w:r>
      <w:proofErr w:type="spellStart"/>
      <w:r>
        <w:t>tACS</w:t>
      </w:r>
      <w:proofErr w:type="spellEnd"/>
      <w:r>
        <w:t xml:space="preserve"> electrode areas (O1, Oz, O2, CP5, </w:t>
      </w:r>
      <w:proofErr w:type="spellStart"/>
      <w:r>
        <w:t>CPz</w:t>
      </w:r>
      <w:proofErr w:type="spellEnd"/>
      <w:r>
        <w:t xml:space="preserve">, CP6) with Ten20 conductive </w:t>
      </w:r>
      <w:r>
        <w:rPr>
          <w:spacing w:val="-2"/>
        </w:rPr>
        <w:t>paste.</w:t>
      </w:r>
    </w:p>
    <w:p w14:paraId="3BBC2D8D" w14:textId="77777777" w:rsidR="001606DF" w:rsidRDefault="001606DF" w:rsidP="001606DF">
      <w:pPr>
        <w:pStyle w:val="ListParagraph"/>
        <w:numPr>
          <w:ilvl w:val="1"/>
          <w:numId w:val="2"/>
        </w:numPr>
        <w:tabs>
          <w:tab w:val="left" w:pos="729"/>
        </w:tabs>
        <w:spacing w:before="252"/>
        <w:ind w:left="729" w:hanging="564"/>
      </w:pPr>
      <w:r>
        <w:t>Place</w:t>
      </w:r>
      <w:r>
        <w:rPr>
          <w:spacing w:val="-8"/>
        </w:rPr>
        <w:t xml:space="preserve"> </w:t>
      </w:r>
      <w:r>
        <w:t>the</w:t>
      </w:r>
      <w:r>
        <w:rPr>
          <w:spacing w:val="-5"/>
        </w:rPr>
        <w:t xml:space="preserve"> </w:t>
      </w:r>
      <w:proofErr w:type="spellStart"/>
      <w:r>
        <w:t>tACS</w:t>
      </w:r>
      <w:proofErr w:type="spellEnd"/>
      <w:r>
        <w:rPr>
          <w:spacing w:val="-6"/>
        </w:rPr>
        <w:t xml:space="preserve"> </w:t>
      </w:r>
      <w:r>
        <w:t>electrodes</w:t>
      </w:r>
      <w:r>
        <w:rPr>
          <w:spacing w:val="-5"/>
        </w:rPr>
        <w:t xml:space="preserve"> </w:t>
      </w:r>
      <w:r>
        <w:t>applying</w:t>
      </w:r>
      <w:r>
        <w:rPr>
          <w:spacing w:val="-5"/>
        </w:rPr>
        <w:t xml:space="preserve"> </w:t>
      </w:r>
      <w:r>
        <w:t>pressure</w:t>
      </w:r>
      <w:r>
        <w:rPr>
          <w:spacing w:val="-6"/>
        </w:rPr>
        <w:t xml:space="preserve"> </w:t>
      </w:r>
      <w:r>
        <w:t>to</w:t>
      </w:r>
      <w:r>
        <w:rPr>
          <w:spacing w:val="-5"/>
        </w:rPr>
        <w:t xml:space="preserve"> </w:t>
      </w:r>
      <w:r>
        <w:t>the</w:t>
      </w:r>
      <w:r>
        <w:rPr>
          <w:spacing w:val="-5"/>
        </w:rPr>
        <w:t xml:space="preserve"> </w:t>
      </w:r>
      <w:r>
        <w:rPr>
          <w:spacing w:val="-2"/>
        </w:rPr>
        <w:t>location.</w:t>
      </w:r>
    </w:p>
    <w:p w14:paraId="3D2C4441" w14:textId="77777777" w:rsidR="001606DF" w:rsidRDefault="001606DF" w:rsidP="001606DF">
      <w:pPr>
        <w:pStyle w:val="BodyText"/>
        <w:spacing w:before="3"/>
      </w:pPr>
    </w:p>
    <w:p w14:paraId="664336C5" w14:textId="77777777" w:rsidR="001606DF" w:rsidRDefault="001606DF" w:rsidP="001606DF">
      <w:pPr>
        <w:pStyle w:val="ListParagraph"/>
        <w:numPr>
          <w:ilvl w:val="1"/>
          <w:numId w:val="2"/>
        </w:numPr>
        <w:tabs>
          <w:tab w:val="left" w:pos="729"/>
        </w:tabs>
        <w:ind w:left="729" w:hanging="564"/>
      </w:pPr>
      <w:r>
        <w:t>Fill</w:t>
      </w:r>
      <w:r>
        <w:rPr>
          <w:spacing w:val="-8"/>
        </w:rPr>
        <w:t xml:space="preserve"> </w:t>
      </w:r>
      <w:r>
        <w:t>the</w:t>
      </w:r>
      <w:r>
        <w:rPr>
          <w:spacing w:val="-6"/>
        </w:rPr>
        <w:t xml:space="preserve"> </w:t>
      </w:r>
      <w:r>
        <w:t>recording</w:t>
      </w:r>
      <w:r>
        <w:rPr>
          <w:spacing w:val="-6"/>
        </w:rPr>
        <w:t xml:space="preserve"> </w:t>
      </w:r>
      <w:r>
        <w:t>electrodes</w:t>
      </w:r>
      <w:r>
        <w:rPr>
          <w:spacing w:val="-6"/>
        </w:rPr>
        <w:t xml:space="preserve"> </w:t>
      </w:r>
      <w:r>
        <w:t>with</w:t>
      </w:r>
      <w:r>
        <w:rPr>
          <w:spacing w:val="-5"/>
        </w:rPr>
        <w:t xml:space="preserve"> </w:t>
      </w:r>
      <w:r>
        <w:t>Ten20</w:t>
      </w:r>
      <w:r>
        <w:rPr>
          <w:spacing w:val="-6"/>
        </w:rPr>
        <w:t xml:space="preserve"> </w:t>
      </w:r>
      <w:r>
        <w:t>conductive</w:t>
      </w:r>
      <w:r>
        <w:rPr>
          <w:spacing w:val="-6"/>
        </w:rPr>
        <w:t xml:space="preserve"> </w:t>
      </w:r>
      <w:r>
        <w:t>paste</w:t>
      </w:r>
      <w:r>
        <w:rPr>
          <w:spacing w:val="-6"/>
        </w:rPr>
        <w:t xml:space="preserve"> </w:t>
      </w:r>
      <w:r>
        <w:t>and</w:t>
      </w:r>
      <w:r>
        <w:rPr>
          <w:spacing w:val="-6"/>
        </w:rPr>
        <w:t xml:space="preserve"> </w:t>
      </w:r>
      <w:r>
        <w:t>apply</w:t>
      </w:r>
      <w:r>
        <w:rPr>
          <w:spacing w:val="-5"/>
        </w:rPr>
        <w:t xml:space="preserve"> </w:t>
      </w:r>
      <w:r>
        <w:rPr>
          <w:spacing w:val="-2"/>
        </w:rPr>
        <w:t>pressure.</w:t>
      </w:r>
    </w:p>
    <w:p w14:paraId="3B991682" w14:textId="77777777" w:rsidR="001606DF" w:rsidRDefault="001606DF" w:rsidP="001606DF">
      <w:pPr>
        <w:pStyle w:val="ListParagraph"/>
        <w:numPr>
          <w:ilvl w:val="1"/>
          <w:numId w:val="2"/>
        </w:numPr>
        <w:tabs>
          <w:tab w:val="left" w:pos="729"/>
        </w:tabs>
        <w:spacing w:before="251"/>
        <w:ind w:left="729" w:hanging="564"/>
      </w:pPr>
      <w:r>
        <w:t>Place</w:t>
      </w:r>
      <w:r>
        <w:rPr>
          <w:spacing w:val="-6"/>
        </w:rPr>
        <w:t xml:space="preserve"> </w:t>
      </w:r>
      <w:r>
        <w:t>the</w:t>
      </w:r>
      <w:r>
        <w:rPr>
          <w:spacing w:val="-4"/>
        </w:rPr>
        <w:t xml:space="preserve"> </w:t>
      </w:r>
      <w:r>
        <w:t>net</w:t>
      </w:r>
      <w:r>
        <w:rPr>
          <w:spacing w:val="-4"/>
        </w:rPr>
        <w:t xml:space="preserve"> </w:t>
      </w:r>
      <w:r>
        <w:t>cap</w:t>
      </w:r>
      <w:r>
        <w:rPr>
          <w:spacing w:val="-4"/>
        </w:rPr>
        <w:t xml:space="preserve"> </w:t>
      </w:r>
      <w:r>
        <w:t>over</w:t>
      </w:r>
      <w:r>
        <w:rPr>
          <w:spacing w:val="-3"/>
        </w:rPr>
        <w:t xml:space="preserve"> </w:t>
      </w:r>
      <w:r>
        <w:t>to</w:t>
      </w:r>
      <w:r>
        <w:rPr>
          <w:spacing w:val="-4"/>
        </w:rPr>
        <w:t xml:space="preserve"> </w:t>
      </w:r>
      <w:r>
        <w:t>help</w:t>
      </w:r>
      <w:r>
        <w:rPr>
          <w:spacing w:val="-4"/>
        </w:rPr>
        <w:t xml:space="preserve"> </w:t>
      </w:r>
      <w:r>
        <w:t>hold</w:t>
      </w:r>
      <w:r>
        <w:rPr>
          <w:spacing w:val="-4"/>
        </w:rPr>
        <w:t xml:space="preserve"> </w:t>
      </w:r>
      <w:r>
        <w:t>the</w:t>
      </w:r>
      <w:r>
        <w:rPr>
          <w:spacing w:val="-3"/>
        </w:rPr>
        <w:t xml:space="preserve"> </w:t>
      </w:r>
      <w:r>
        <w:t>cap</w:t>
      </w:r>
      <w:r>
        <w:rPr>
          <w:spacing w:val="-4"/>
        </w:rPr>
        <w:t xml:space="preserve"> </w:t>
      </w:r>
      <w:r>
        <w:t>and</w:t>
      </w:r>
      <w:r>
        <w:rPr>
          <w:spacing w:val="-4"/>
        </w:rPr>
        <w:t xml:space="preserve"> </w:t>
      </w:r>
      <w:r>
        <w:t>electrodes</w:t>
      </w:r>
      <w:r>
        <w:rPr>
          <w:spacing w:val="-4"/>
        </w:rPr>
        <w:t xml:space="preserve"> </w:t>
      </w:r>
      <w:r>
        <w:t>in</w:t>
      </w:r>
      <w:r>
        <w:rPr>
          <w:spacing w:val="-3"/>
        </w:rPr>
        <w:t xml:space="preserve"> </w:t>
      </w:r>
      <w:r>
        <w:rPr>
          <w:spacing w:val="-2"/>
        </w:rPr>
        <w:t>place.</w:t>
      </w:r>
    </w:p>
    <w:p w14:paraId="7B014520" w14:textId="77777777" w:rsidR="001606DF" w:rsidRDefault="001606DF" w:rsidP="001606DF">
      <w:pPr>
        <w:pStyle w:val="ListParagraph"/>
        <w:numPr>
          <w:ilvl w:val="1"/>
          <w:numId w:val="2"/>
        </w:numPr>
        <w:tabs>
          <w:tab w:val="left" w:pos="729"/>
          <w:tab w:val="left" w:pos="732"/>
        </w:tabs>
        <w:spacing w:before="251"/>
        <w:ind w:right="161" w:hanging="567"/>
      </w:pPr>
      <w:r>
        <w:t>Apply</w:t>
      </w:r>
      <w:r>
        <w:rPr>
          <w:spacing w:val="-4"/>
        </w:rPr>
        <w:t xml:space="preserve"> </w:t>
      </w:r>
      <w:r>
        <w:t>a</w:t>
      </w:r>
      <w:r>
        <w:rPr>
          <w:spacing w:val="-4"/>
        </w:rPr>
        <w:t xml:space="preserve"> </w:t>
      </w:r>
      <w:r>
        <w:t>layer</w:t>
      </w:r>
      <w:r>
        <w:rPr>
          <w:spacing w:val="-4"/>
        </w:rPr>
        <w:t xml:space="preserve"> </w:t>
      </w:r>
      <w:r>
        <w:t>of</w:t>
      </w:r>
      <w:r>
        <w:rPr>
          <w:spacing w:val="-3"/>
        </w:rPr>
        <w:t xml:space="preserve"> </w:t>
      </w:r>
      <w:r>
        <w:t>approximately</w:t>
      </w:r>
      <w:r>
        <w:rPr>
          <w:spacing w:val="-5"/>
        </w:rPr>
        <w:t xml:space="preserve"> </w:t>
      </w:r>
      <w:r>
        <w:t>3</w:t>
      </w:r>
      <w:r>
        <w:rPr>
          <w:spacing w:val="-4"/>
        </w:rPr>
        <w:t xml:space="preserve"> </w:t>
      </w:r>
      <w:r>
        <w:t>mm</w:t>
      </w:r>
      <w:r>
        <w:rPr>
          <w:spacing w:val="-4"/>
        </w:rPr>
        <w:t xml:space="preserve"> </w:t>
      </w:r>
      <w:r>
        <w:t>of</w:t>
      </w:r>
      <w:r>
        <w:rPr>
          <w:spacing w:val="-3"/>
        </w:rPr>
        <w:t xml:space="preserve"> </w:t>
      </w:r>
      <w:r>
        <w:t>Ten20</w:t>
      </w:r>
      <w:r>
        <w:rPr>
          <w:spacing w:val="-4"/>
        </w:rPr>
        <w:t xml:space="preserve"> </w:t>
      </w:r>
      <w:r>
        <w:t>conductive</w:t>
      </w:r>
      <w:r>
        <w:rPr>
          <w:spacing w:val="-4"/>
        </w:rPr>
        <w:t xml:space="preserve"> </w:t>
      </w:r>
      <w:r>
        <w:t>paste</w:t>
      </w:r>
      <w:r>
        <w:rPr>
          <w:spacing w:val="-4"/>
        </w:rPr>
        <w:t xml:space="preserve"> </w:t>
      </w:r>
      <w:r>
        <w:t>to</w:t>
      </w:r>
      <w:r>
        <w:rPr>
          <w:spacing w:val="-4"/>
        </w:rPr>
        <w:t xml:space="preserve"> </w:t>
      </w:r>
      <w:r>
        <w:t>the</w:t>
      </w:r>
      <w:r>
        <w:rPr>
          <w:spacing w:val="-4"/>
        </w:rPr>
        <w:t xml:space="preserve"> </w:t>
      </w:r>
      <w:proofErr w:type="spellStart"/>
      <w:r>
        <w:t>tACS</w:t>
      </w:r>
      <w:proofErr w:type="spellEnd"/>
      <w:r>
        <w:rPr>
          <w:spacing w:val="-4"/>
        </w:rPr>
        <w:t xml:space="preserve"> </w:t>
      </w:r>
      <w:r>
        <w:t>electrodes to be placed on the cheeks and apply those to the face with some pressure to keep in place. Skin tape can be added on top of the electrodes to keep those in place.</w:t>
      </w:r>
    </w:p>
    <w:p w14:paraId="7AC5DCE6" w14:textId="77777777" w:rsidR="001606DF" w:rsidRDefault="001606DF" w:rsidP="001606DF">
      <w:pPr>
        <w:pStyle w:val="BodyText"/>
      </w:pPr>
    </w:p>
    <w:p w14:paraId="13B86290" w14:textId="77777777" w:rsidR="001606DF" w:rsidRDefault="001606DF" w:rsidP="001606DF">
      <w:pPr>
        <w:pStyle w:val="BodyText"/>
        <w:spacing w:before="31"/>
      </w:pPr>
    </w:p>
    <w:p w14:paraId="23A9DD4B" w14:textId="77777777" w:rsidR="001606DF" w:rsidRDefault="001606DF" w:rsidP="001606DF">
      <w:pPr>
        <w:pStyle w:val="Heading1"/>
        <w:numPr>
          <w:ilvl w:val="0"/>
          <w:numId w:val="2"/>
        </w:numPr>
        <w:tabs>
          <w:tab w:val="left" w:pos="408"/>
        </w:tabs>
        <w:ind w:left="408" w:hanging="243"/>
      </w:pPr>
      <w:r>
        <w:t>Impedance</w:t>
      </w:r>
      <w:r>
        <w:rPr>
          <w:spacing w:val="-9"/>
        </w:rPr>
        <w:t xml:space="preserve"> </w:t>
      </w:r>
      <w:r>
        <w:rPr>
          <w:spacing w:val="-2"/>
        </w:rPr>
        <w:t>check</w:t>
      </w:r>
    </w:p>
    <w:p w14:paraId="469B5BD0" w14:textId="77777777" w:rsidR="001606DF" w:rsidRDefault="001606DF" w:rsidP="001606DF">
      <w:pPr>
        <w:pStyle w:val="BodyText"/>
        <w:spacing w:before="27"/>
        <w:rPr>
          <w:b/>
        </w:rPr>
      </w:pPr>
    </w:p>
    <w:p w14:paraId="511E2509" w14:textId="77777777" w:rsidR="001606DF" w:rsidRDefault="001606DF" w:rsidP="001606DF">
      <w:pPr>
        <w:ind w:left="165" w:right="159"/>
        <w:jc w:val="both"/>
      </w:pPr>
      <w:r>
        <w:rPr>
          <w:u w:val="single"/>
        </w:rPr>
        <w:t>Largely different impedances should be avoided to avoid asymmetric current distributions</w:t>
      </w:r>
      <w:r>
        <w:t xml:space="preserve"> </w:t>
      </w:r>
      <w:r>
        <w:rPr>
          <w:u w:val="single"/>
        </w:rPr>
        <w:t>across hemispheres</w:t>
      </w:r>
      <w:r>
        <w:t>. Measurement of all electrode pair-wise impedances is not feasible if conducted</w:t>
      </w:r>
      <w:r>
        <w:rPr>
          <w:spacing w:val="-7"/>
        </w:rPr>
        <w:t xml:space="preserve"> </w:t>
      </w:r>
      <w:r>
        <w:t>manually</w:t>
      </w:r>
      <w:r>
        <w:rPr>
          <w:spacing w:val="-7"/>
        </w:rPr>
        <w:t xml:space="preserve"> </w:t>
      </w:r>
      <w:r>
        <w:t>(i.e.,</w:t>
      </w:r>
      <w:r>
        <w:rPr>
          <w:spacing w:val="-7"/>
        </w:rPr>
        <w:t xml:space="preserve"> </w:t>
      </w:r>
      <w:r>
        <w:t>without</w:t>
      </w:r>
      <w:r>
        <w:rPr>
          <w:spacing w:val="-7"/>
        </w:rPr>
        <w:t xml:space="preserve"> </w:t>
      </w:r>
      <w:r>
        <w:t>automated</w:t>
      </w:r>
      <w:r>
        <w:rPr>
          <w:spacing w:val="-7"/>
        </w:rPr>
        <w:t xml:space="preserve"> </w:t>
      </w:r>
      <w:r>
        <w:t>montage</w:t>
      </w:r>
      <w:r>
        <w:rPr>
          <w:spacing w:val="-7"/>
        </w:rPr>
        <w:t xml:space="preserve"> </w:t>
      </w:r>
      <w:r>
        <w:t>switching</w:t>
      </w:r>
      <w:r>
        <w:rPr>
          <w:spacing w:val="-7"/>
        </w:rPr>
        <w:t xml:space="preserve"> </w:t>
      </w:r>
      <w:r>
        <w:t>device)</w:t>
      </w:r>
      <w:r>
        <w:rPr>
          <w:spacing w:val="-7"/>
        </w:rPr>
        <w:t xml:space="preserve"> </w:t>
      </w:r>
      <w:r>
        <w:t>as</w:t>
      </w:r>
      <w:r>
        <w:rPr>
          <w:spacing w:val="-7"/>
        </w:rPr>
        <w:t xml:space="preserve"> </w:t>
      </w:r>
      <w:r>
        <w:t>it</w:t>
      </w:r>
      <w:r>
        <w:rPr>
          <w:spacing w:val="-7"/>
        </w:rPr>
        <w:t xml:space="preserve"> </w:t>
      </w:r>
      <w:r>
        <w:t>would</w:t>
      </w:r>
      <w:r>
        <w:rPr>
          <w:spacing w:val="-7"/>
        </w:rPr>
        <w:t xml:space="preserve"> </w:t>
      </w:r>
      <w:r>
        <w:t>result</w:t>
      </w:r>
      <w:r>
        <w:rPr>
          <w:spacing w:val="-7"/>
        </w:rPr>
        <w:t xml:space="preserve"> </w:t>
      </w:r>
      <w:r>
        <w:t>in</w:t>
      </w:r>
      <w:r>
        <w:rPr>
          <w:spacing w:val="-7"/>
        </w:rPr>
        <w:t xml:space="preserve"> </w:t>
      </w:r>
      <w:r>
        <w:t xml:space="preserve">a long protocol. </w:t>
      </w:r>
      <w:r>
        <w:rPr>
          <w:b/>
        </w:rPr>
        <w:t>All labs will record as a minimum a sampling of most relevant pair-wise impedances as compromise solution</w:t>
      </w:r>
      <w:r>
        <w:t>.</w:t>
      </w:r>
    </w:p>
    <w:p w14:paraId="0C7FA862" w14:textId="77777777" w:rsidR="001606DF" w:rsidRDefault="001606DF" w:rsidP="001606DF">
      <w:pPr>
        <w:pStyle w:val="BodyText"/>
        <w:spacing w:before="28"/>
      </w:pPr>
    </w:p>
    <w:p w14:paraId="186B707A" w14:textId="260CA1F6" w:rsidR="001606DF" w:rsidRDefault="00445447" w:rsidP="001606DF">
      <w:pPr>
        <w:pStyle w:val="BodyText"/>
        <w:ind w:left="165" w:right="157"/>
        <w:jc w:val="both"/>
      </w:pPr>
      <w:r>
        <w:rPr>
          <w:noProof/>
        </w:rPr>
        <w:drawing>
          <wp:anchor distT="0" distB="0" distL="114300" distR="114300" simplePos="0" relativeHeight="487589888" behindDoc="0" locked="0" layoutInCell="1" allowOverlap="1" wp14:anchorId="55602914" wp14:editId="475E10AF">
            <wp:simplePos x="0" y="0"/>
            <wp:positionH relativeFrom="column">
              <wp:posOffset>4073536</wp:posOffset>
            </wp:positionH>
            <wp:positionV relativeFrom="paragraph">
              <wp:posOffset>23912</wp:posOffset>
            </wp:positionV>
            <wp:extent cx="2292669" cy="2210765"/>
            <wp:effectExtent l="0" t="0" r="0" b="0"/>
            <wp:wrapSquare wrapText="bothSides"/>
            <wp:docPr id="1231428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28208" name="Picture 123142820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96927" cy="2214871"/>
                    </a:xfrm>
                    <a:prstGeom prst="rect">
                      <a:avLst/>
                    </a:prstGeom>
                  </pic:spPr>
                </pic:pic>
              </a:graphicData>
            </a:graphic>
            <wp14:sizeRelH relativeFrom="page">
              <wp14:pctWidth>0</wp14:pctWidth>
            </wp14:sizeRelH>
            <wp14:sizeRelV relativeFrom="page">
              <wp14:pctHeight>0</wp14:pctHeight>
            </wp14:sizeRelV>
          </wp:anchor>
        </w:drawing>
      </w:r>
      <w:r w:rsidR="001606DF">
        <w:t>Electrodes’ impedances will be measured and recorded for each montage at the beginning and</w:t>
      </w:r>
      <w:r w:rsidR="001606DF">
        <w:rPr>
          <w:spacing w:val="-3"/>
        </w:rPr>
        <w:t xml:space="preserve"> </w:t>
      </w:r>
      <w:r w:rsidR="001606DF">
        <w:t>end</w:t>
      </w:r>
      <w:r w:rsidR="001606DF">
        <w:rPr>
          <w:spacing w:val="-3"/>
        </w:rPr>
        <w:t xml:space="preserve"> </w:t>
      </w:r>
      <w:r w:rsidR="001606DF">
        <w:t>of</w:t>
      </w:r>
      <w:r w:rsidR="001606DF">
        <w:rPr>
          <w:spacing w:val="-3"/>
        </w:rPr>
        <w:t xml:space="preserve"> </w:t>
      </w:r>
      <w:r w:rsidR="001606DF">
        <w:t>their</w:t>
      </w:r>
      <w:r w:rsidR="001606DF">
        <w:rPr>
          <w:spacing w:val="-3"/>
        </w:rPr>
        <w:t xml:space="preserve"> </w:t>
      </w:r>
      <w:r w:rsidR="001606DF">
        <w:t>usage</w:t>
      </w:r>
      <w:r w:rsidR="001606DF">
        <w:rPr>
          <w:spacing w:val="-3"/>
        </w:rPr>
        <w:t xml:space="preserve"> </w:t>
      </w:r>
      <w:r w:rsidR="001606DF">
        <w:t>for</w:t>
      </w:r>
      <w:r w:rsidR="001606DF">
        <w:rPr>
          <w:spacing w:val="-3"/>
        </w:rPr>
        <w:t xml:space="preserve"> </w:t>
      </w:r>
      <w:r w:rsidR="001606DF">
        <w:t>the</w:t>
      </w:r>
      <w:r w:rsidR="001606DF">
        <w:rPr>
          <w:spacing w:val="-3"/>
        </w:rPr>
        <w:t xml:space="preserve"> </w:t>
      </w:r>
      <w:r w:rsidR="001606DF">
        <w:t>following</w:t>
      </w:r>
      <w:r w:rsidR="001606DF">
        <w:rPr>
          <w:spacing w:val="-3"/>
        </w:rPr>
        <w:t xml:space="preserve"> </w:t>
      </w:r>
      <w:r w:rsidR="001606DF">
        <w:t>electrode</w:t>
      </w:r>
      <w:r w:rsidR="001606DF">
        <w:rPr>
          <w:spacing w:val="-3"/>
        </w:rPr>
        <w:t xml:space="preserve"> </w:t>
      </w:r>
      <w:r w:rsidR="001606DF">
        <w:t>pairs</w:t>
      </w:r>
      <w:r w:rsidR="001606DF">
        <w:rPr>
          <w:spacing w:val="-3"/>
        </w:rPr>
        <w:t xml:space="preserve"> </w:t>
      </w:r>
      <w:r w:rsidR="001606DF">
        <w:t>(marked</w:t>
      </w:r>
      <w:r w:rsidR="001606DF">
        <w:rPr>
          <w:spacing w:val="-3"/>
        </w:rPr>
        <w:t xml:space="preserve"> </w:t>
      </w:r>
      <w:r w:rsidR="001606DF">
        <w:t>with</w:t>
      </w:r>
      <w:r w:rsidR="001606DF">
        <w:rPr>
          <w:spacing w:val="-3"/>
        </w:rPr>
        <w:t xml:space="preserve"> </w:t>
      </w:r>
      <w:r w:rsidR="001606DF">
        <w:t>an</w:t>
      </w:r>
      <w:r w:rsidR="001606DF">
        <w:rPr>
          <w:spacing w:val="-3"/>
        </w:rPr>
        <w:t xml:space="preserve"> </w:t>
      </w:r>
      <w:r w:rsidR="001606DF">
        <w:t>X</w:t>
      </w:r>
      <w:r w:rsidR="001606DF">
        <w:rPr>
          <w:spacing w:val="-3"/>
        </w:rPr>
        <w:t xml:space="preserve"> </w:t>
      </w:r>
      <w:r w:rsidR="001606DF">
        <w:t>in</w:t>
      </w:r>
      <w:r w:rsidR="001606DF">
        <w:rPr>
          <w:spacing w:val="-3"/>
        </w:rPr>
        <w:t xml:space="preserve"> </w:t>
      </w:r>
      <w:r w:rsidR="001606DF">
        <w:t>the</w:t>
      </w:r>
      <w:r w:rsidR="001606DF">
        <w:rPr>
          <w:spacing w:val="-3"/>
        </w:rPr>
        <w:t xml:space="preserve"> </w:t>
      </w:r>
      <w:r w:rsidR="001606DF">
        <w:t>table</w:t>
      </w:r>
      <w:r w:rsidR="001606DF">
        <w:rPr>
          <w:spacing w:val="-3"/>
        </w:rPr>
        <w:t xml:space="preserve"> </w:t>
      </w:r>
      <w:r w:rsidR="001606DF">
        <w:t>below):</w:t>
      </w:r>
    </w:p>
    <w:p w14:paraId="6CC6A6A0" w14:textId="523067D8" w:rsidR="001606DF" w:rsidRDefault="001606DF" w:rsidP="001606DF">
      <w:pPr>
        <w:pStyle w:val="BodyText"/>
        <w:spacing w:before="27"/>
        <w:rPr>
          <w:sz w:val="20"/>
        </w:rPr>
      </w:pPr>
    </w:p>
    <w:tbl>
      <w:tblPr>
        <w:tblW w:w="0" w:type="auto"/>
        <w:tblInd w:w="1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229"/>
        <w:gridCol w:w="600"/>
        <w:gridCol w:w="542"/>
        <w:gridCol w:w="537"/>
        <w:gridCol w:w="705"/>
        <w:gridCol w:w="705"/>
        <w:gridCol w:w="662"/>
        <w:gridCol w:w="1032"/>
      </w:tblGrid>
      <w:tr w:rsidR="001606DF" w14:paraId="3FFEDA05" w14:textId="77777777" w:rsidTr="0070682E">
        <w:trPr>
          <w:trHeight w:val="344"/>
        </w:trPr>
        <w:tc>
          <w:tcPr>
            <w:tcW w:w="1229" w:type="dxa"/>
            <w:tcBorders>
              <w:top w:val="nil"/>
              <w:bottom w:val="single" w:sz="12" w:space="0" w:color="666666"/>
            </w:tcBorders>
            <w:shd w:val="clear" w:color="auto" w:fill="EDEDED"/>
          </w:tcPr>
          <w:p w14:paraId="1BF32BB5" w14:textId="77777777" w:rsidR="001606DF" w:rsidRDefault="001606DF" w:rsidP="0070682E">
            <w:pPr>
              <w:pStyle w:val="TableParagraph"/>
              <w:rPr>
                <w:rFonts w:ascii="Times New Roman"/>
                <w:sz w:val="20"/>
              </w:rPr>
            </w:pPr>
          </w:p>
        </w:tc>
        <w:tc>
          <w:tcPr>
            <w:tcW w:w="600" w:type="dxa"/>
            <w:tcBorders>
              <w:bottom w:val="single" w:sz="12" w:space="0" w:color="666666"/>
            </w:tcBorders>
            <w:shd w:val="clear" w:color="auto" w:fill="EDEDED"/>
          </w:tcPr>
          <w:p w14:paraId="5AE081AA" w14:textId="77777777" w:rsidR="001606DF" w:rsidRDefault="001606DF" w:rsidP="0070682E">
            <w:pPr>
              <w:pStyle w:val="TableParagraph"/>
              <w:spacing w:line="229" w:lineRule="exact"/>
              <w:ind w:left="10" w:right="102"/>
              <w:jc w:val="center"/>
              <w:rPr>
                <w:b/>
                <w:sz w:val="20"/>
              </w:rPr>
            </w:pPr>
            <w:r>
              <w:rPr>
                <w:b/>
                <w:spacing w:val="-5"/>
                <w:sz w:val="20"/>
              </w:rPr>
              <w:t>O1</w:t>
            </w:r>
          </w:p>
        </w:tc>
        <w:tc>
          <w:tcPr>
            <w:tcW w:w="542" w:type="dxa"/>
            <w:tcBorders>
              <w:bottom w:val="single" w:sz="12" w:space="0" w:color="666666"/>
            </w:tcBorders>
            <w:shd w:val="clear" w:color="auto" w:fill="EDEDED"/>
          </w:tcPr>
          <w:p w14:paraId="71DB3876" w14:textId="77777777" w:rsidR="001606DF" w:rsidRDefault="001606DF" w:rsidP="0070682E">
            <w:pPr>
              <w:pStyle w:val="TableParagraph"/>
              <w:spacing w:line="229" w:lineRule="exact"/>
              <w:ind w:right="160"/>
              <w:jc w:val="right"/>
              <w:rPr>
                <w:b/>
                <w:sz w:val="20"/>
              </w:rPr>
            </w:pPr>
            <w:r>
              <w:rPr>
                <w:b/>
                <w:spacing w:val="-5"/>
                <w:sz w:val="20"/>
              </w:rPr>
              <w:t>Oz</w:t>
            </w:r>
          </w:p>
        </w:tc>
        <w:tc>
          <w:tcPr>
            <w:tcW w:w="537" w:type="dxa"/>
            <w:tcBorders>
              <w:bottom w:val="single" w:sz="12" w:space="0" w:color="666666"/>
            </w:tcBorders>
            <w:shd w:val="clear" w:color="auto" w:fill="EDEDED"/>
          </w:tcPr>
          <w:p w14:paraId="021201AE" w14:textId="77777777" w:rsidR="001606DF" w:rsidRDefault="001606DF" w:rsidP="0070682E">
            <w:pPr>
              <w:pStyle w:val="TableParagraph"/>
              <w:spacing w:line="229" w:lineRule="exact"/>
              <w:ind w:left="14" w:right="42"/>
              <w:jc w:val="center"/>
              <w:rPr>
                <w:b/>
                <w:sz w:val="20"/>
              </w:rPr>
            </w:pPr>
            <w:r>
              <w:rPr>
                <w:b/>
                <w:spacing w:val="-5"/>
                <w:sz w:val="20"/>
              </w:rPr>
              <w:t>O2</w:t>
            </w:r>
          </w:p>
        </w:tc>
        <w:tc>
          <w:tcPr>
            <w:tcW w:w="705" w:type="dxa"/>
            <w:tcBorders>
              <w:bottom w:val="single" w:sz="12" w:space="0" w:color="666666"/>
            </w:tcBorders>
            <w:shd w:val="clear" w:color="auto" w:fill="EDEDED"/>
          </w:tcPr>
          <w:p w14:paraId="07D7189A" w14:textId="77777777" w:rsidR="001606DF" w:rsidRDefault="001606DF" w:rsidP="0070682E">
            <w:pPr>
              <w:pStyle w:val="TableParagraph"/>
              <w:spacing w:line="229" w:lineRule="exact"/>
              <w:ind w:left="12" w:right="84"/>
              <w:jc w:val="center"/>
              <w:rPr>
                <w:b/>
                <w:sz w:val="20"/>
              </w:rPr>
            </w:pPr>
            <w:r>
              <w:rPr>
                <w:b/>
                <w:spacing w:val="-5"/>
                <w:sz w:val="20"/>
              </w:rPr>
              <w:t>CP5</w:t>
            </w:r>
          </w:p>
        </w:tc>
        <w:tc>
          <w:tcPr>
            <w:tcW w:w="705" w:type="dxa"/>
            <w:tcBorders>
              <w:bottom w:val="single" w:sz="12" w:space="0" w:color="666666"/>
            </w:tcBorders>
            <w:shd w:val="clear" w:color="auto" w:fill="EDEDED"/>
          </w:tcPr>
          <w:p w14:paraId="61D77BC0" w14:textId="77777777" w:rsidR="001606DF" w:rsidRDefault="001606DF" w:rsidP="0070682E">
            <w:pPr>
              <w:pStyle w:val="TableParagraph"/>
              <w:spacing w:line="229" w:lineRule="exact"/>
              <w:ind w:left="116"/>
              <w:rPr>
                <w:b/>
                <w:sz w:val="20"/>
              </w:rPr>
            </w:pPr>
            <w:proofErr w:type="spellStart"/>
            <w:r>
              <w:rPr>
                <w:b/>
                <w:spacing w:val="-5"/>
                <w:sz w:val="20"/>
              </w:rPr>
              <w:t>CPz</w:t>
            </w:r>
            <w:proofErr w:type="spellEnd"/>
          </w:p>
        </w:tc>
        <w:tc>
          <w:tcPr>
            <w:tcW w:w="662" w:type="dxa"/>
            <w:tcBorders>
              <w:bottom w:val="single" w:sz="12" w:space="0" w:color="666666"/>
            </w:tcBorders>
            <w:shd w:val="clear" w:color="auto" w:fill="EDEDED"/>
          </w:tcPr>
          <w:p w14:paraId="22B3613D" w14:textId="77777777" w:rsidR="001606DF" w:rsidRDefault="001606DF" w:rsidP="0070682E">
            <w:pPr>
              <w:pStyle w:val="TableParagraph"/>
              <w:spacing w:line="229" w:lineRule="exact"/>
              <w:ind w:left="13" w:right="40"/>
              <w:jc w:val="center"/>
              <w:rPr>
                <w:b/>
                <w:sz w:val="20"/>
              </w:rPr>
            </w:pPr>
            <w:r>
              <w:rPr>
                <w:b/>
                <w:spacing w:val="-5"/>
                <w:sz w:val="20"/>
              </w:rPr>
              <w:t>CP6</w:t>
            </w:r>
          </w:p>
        </w:tc>
        <w:tc>
          <w:tcPr>
            <w:tcW w:w="1032" w:type="dxa"/>
            <w:tcBorders>
              <w:bottom w:val="single" w:sz="12" w:space="0" w:color="666666"/>
            </w:tcBorders>
            <w:shd w:val="clear" w:color="auto" w:fill="EDEDED"/>
          </w:tcPr>
          <w:p w14:paraId="56A62C50" w14:textId="77777777" w:rsidR="001606DF" w:rsidRDefault="000C1F8A" w:rsidP="0070682E">
            <w:pPr>
              <w:pStyle w:val="TableParagraph"/>
              <w:spacing w:line="229" w:lineRule="exact"/>
              <w:ind w:left="117"/>
              <w:rPr>
                <w:b/>
                <w:sz w:val="20"/>
              </w:rPr>
            </w:pPr>
            <w:r>
              <w:rPr>
                <w:b/>
                <w:sz w:val="20"/>
              </w:rPr>
              <w:t>Values</w:t>
            </w:r>
          </w:p>
        </w:tc>
      </w:tr>
      <w:tr w:rsidR="001606DF" w14:paraId="0CB09796" w14:textId="77777777" w:rsidTr="0070682E">
        <w:trPr>
          <w:trHeight w:val="349"/>
        </w:trPr>
        <w:tc>
          <w:tcPr>
            <w:tcW w:w="1229" w:type="dxa"/>
            <w:tcBorders>
              <w:top w:val="single" w:sz="12" w:space="0" w:color="666666"/>
            </w:tcBorders>
            <w:shd w:val="clear" w:color="auto" w:fill="EDEDED"/>
          </w:tcPr>
          <w:p w14:paraId="2EFECD4E" w14:textId="77777777" w:rsidR="001606DF" w:rsidRDefault="001606DF" w:rsidP="0070682E">
            <w:pPr>
              <w:pStyle w:val="TableParagraph"/>
              <w:spacing w:before="4"/>
              <w:ind w:left="115"/>
              <w:rPr>
                <w:b/>
                <w:sz w:val="20"/>
              </w:rPr>
            </w:pPr>
            <w:r>
              <w:rPr>
                <w:b/>
                <w:spacing w:val="-5"/>
                <w:sz w:val="20"/>
              </w:rPr>
              <w:t>Oz</w:t>
            </w:r>
          </w:p>
        </w:tc>
        <w:tc>
          <w:tcPr>
            <w:tcW w:w="600" w:type="dxa"/>
            <w:tcBorders>
              <w:top w:val="single" w:sz="12" w:space="0" w:color="666666"/>
            </w:tcBorders>
            <w:shd w:val="clear" w:color="auto" w:fill="EDEDED"/>
          </w:tcPr>
          <w:p w14:paraId="0016FADD" w14:textId="77777777" w:rsidR="001606DF" w:rsidRDefault="001606DF" w:rsidP="0070682E">
            <w:pPr>
              <w:pStyle w:val="TableParagraph"/>
              <w:spacing w:before="4"/>
              <w:ind w:left="10"/>
              <w:jc w:val="center"/>
              <w:rPr>
                <w:b/>
                <w:sz w:val="20"/>
              </w:rPr>
            </w:pPr>
            <w:r>
              <w:rPr>
                <w:b/>
                <w:color w:val="FFC000"/>
                <w:spacing w:val="-10"/>
                <w:sz w:val="20"/>
              </w:rPr>
              <w:t>X</w:t>
            </w:r>
          </w:p>
        </w:tc>
        <w:tc>
          <w:tcPr>
            <w:tcW w:w="542" w:type="dxa"/>
            <w:tcBorders>
              <w:top w:val="single" w:sz="12" w:space="0" w:color="666666"/>
            </w:tcBorders>
            <w:shd w:val="clear" w:color="auto" w:fill="EDEDED"/>
          </w:tcPr>
          <w:p w14:paraId="0CA29561" w14:textId="77777777" w:rsidR="001606DF" w:rsidRDefault="001606DF" w:rsidP="0070682E">
            <w:pPr>
              <w:pStyle w:val="TableParagraph"/>
              <w:rPr>
                <w:rFonts w:ascii="Times New Roman"/>
                <w:sz w:val="20"/>
              </w:rPr>
            </w:pPr>
          </w:p>
        </w:tc>
        <w:tc>
          <w:tcPr>
            <w:tcW w:w="537" w:type="dxa"/>
            <w:tcBorders>
              <w:top w:val="single" w:sz="12" w:space="0" w:color="666666"/>
            </w:tcBorders>
            <w:shd w:val="clear" w:color="auto" w:fill="EDEDED"/>
          </w:tcPr>
          <w:p w14:paraId="54495A58" w14:textId="77777777" w:rsidR="001606DF" w:rsidRDefault="001606DF" w:rsidP="0070682E">
            <w:pPr>
              <w:pStyle w:val="TableParagraph"/>
              <w:rPr>
                <w:rFonts w:ascii="Times New Roman"/>
                <w:sz w:val="20"/>
              </w:rPr>
            </w:pPr>
          </w:p>
        </w:tc>
        <w:tc>
          <w:tcPr>
            <w:tcW w:w="705" w:type="dxa"/>
            <w:tcBorders>
              <w:top w:val="single" w:sz="12" w:space="0" w:color="666666"/>
            </w:tcBorders>
            <w:shd w:val="clear" w:color="auto" w:fill="EDEDED"/>
          </w:tcPr>
          <w:p w14:paraId="1D1BBAA1" w14:textId="77777777" w:rsidR="001606DF" w:rsidRDefault="001606DF" w:rsidP="0070682E">
            <w:pPr>
              <w:pStyle w:val="TableParagraph"/>
              <w:rPr>
                <w:rFonts w:ascii="Times New Roman"/>
                <w:sz w:val="20"/>
              </w:rPr>
            </w:pPr>
          </w:p>
        </w:tc>
        <w:tc>
          <w:tcPr>
            <w:tcW w:w="705" w:type="dxa"/>
            <w:tcBorders>
              <w:top w:val="single" w:sz="12" w:space="0" w:color="666666"/>
            </w:tcBorders>
            <w:shd w:val="clear" w:color="auto" w:fill="EDEDED"/>
          </w:tcPr>
          <w:p w14:paraId="4BD37FE4" w14:textId="77777777" w:rsidR="001606DF" w:rsidRDefault="001606DF" w:rsidP="0070682E">
            <w:pPr>
              <w:pStyle w:val="TableParagraph"/>
              <w:rPr>
                <w:rFonts w:ascii="Times New Roman"/>
                <w:sz w:val="20"/>
              </w:rPr>
            </w:pPr>
          </w:p>
        </w:tc>
        <w:tc>
          <w:tcPr>
            <w:tcW w:w="662" w:type="dxa"/>
            <w:tcBorders>
              <w:top w:val="single" w:sz="12" w:space="0" w:color="666666"/>
            </w:tcBorders>
            <w:shd w:val="clear" w:color="auto" w:fill="EDEDED"/>
          </w:tcPr>
          <w:p w14:paraId="0BDE19A9" w14:textId="77777777" w:rsidR="001606DF" w:rsidRDefault="001606DF" w:rsidP="0070682E">
            <w:pPr>
              <w:pStyle w:val="TableParagraph"/>
              <w:rPr>
                <w:rFonts w:ascii="Times New Roman"/>
                <w:sz w:val="20"/>
              </w:rPr>
            </w:pPr>
          </w:p>
        </w:tc>
        <w:tc>
          <w:tcPr>
            <w:tcW w:w="1032" w:type="dxa"/>
            <w:tcBorders>
              <w:top w:val="single" w:sz="12" w:space="0" w:color="666666"/>
            </w:tcBorders>
            <w:shd w:val="clear" w:color="auto" w:fill="EDEDED"/>
          </w:tcPr>
          <w:p w14:paraId="628B14FA" w14:textId="77777777" w:rsidR="001606DF" w:rsidRDefault="001606DF" w:rsidP="0070682E">
            <w:pPr>
              <w:pStyle w:val="TableParagraph"/>
              <w:rPr>
                <w:rFonts w:ascii="Times New Roman"/>
                <w:sz w:val="20"/>
              </w:rPr>
            </w:pPr>
          </w:p>
        </w:tc>
      </w:tr>
      <w:tr w:rsidR="001606DF" w14:paraId="3F5C187A" w14:textId="77777777" w:rsidTr="0070682E">
        <w:trPr>
          <w:trHeight w:val="345"/>
        </w:trPr>
        <w:tc>
          <w:tcPr>
            <w:tcW w:w="1229" w:type="dxa"/>
            <w:shd w:val="clear" w:color="auto" w:fill="EDEDED"/>
          </w:tcPr>
          <w:p w14:paraId="6DB40405" w14:textId="77777777" w:rsidR="001606DF" w:rsidRDefault="001606DF" w:rsidP="0070682E">
            <w:pPr>
              <w:pStyle w:val="TableParagraph"/>
              <w:spacing w:line="229" w:lineRule="exact"/>
              <w:ind w:left="115"/>
              <w:rPr>
                <w:b/>
                <w:sz w:val="20"/>
              </w:rPr>
            </w:pPr>
            <w:r>
              <w:rPr>
                <w:b/>
                <w:spacing w:val="-5"/>
                <w:sz w:val="20"/>
              </w:rPr>
              <w:t>O2</w:t>
            </w:r>
          </w:p>
        </w:tc>
        <w:tc>
          <w:tcPr>
            <w:tcW w:w="600" w:type="dxa"/>
            <w:shd w:val="clear" w:color="auto" w:fill="EDEDED"/>
          </w:tcPr>
          <w:p w14:paraId="2E0B2C4D" w14:textId="77777777" w:rsidR="001606DF" w:rsidRDefault="001606DF" w:rsidP="0070682E">
            <w:pPr>
              <w:pStyle w:val="TableParagraph"/>
              <w:rPr>
                <w:rFonts w:ascii="Times New Roman"/>
                <w:sz w:val="20"/>
              </w:rPr>
            </w:pPr>
          </w:p>
        </w:tc>
        <w:tc>
          <w:tcPr>
            <w:tcW w:w="542" w:type="dxa"/>
            <w:shd w:val="clear" w:color="auto" w:fill="EDEDED"/>
          </w:tcPr>
          <w:p w14:paraId="7DAF62CE" w14:textId="77777777" w:rsidR="001606DF" w:rsidRDefault="001606DF" w:rsidP="0070682E">
            <w:pPr>
              <w:pStyle w:val="TableParagraph"/>
              <w:spacing w:line="229" w:lineRule="exact"/>
              <w:ind w:right="192"/>
              <w:jc w:val="right"/>
              <w:rPr>
                <w:b/>
                <w:sz w:val="20"/>
              </w:rPr>
            </w:pPr>
            <w:r>
              <w:rPr>
                <w:b/>
                <w:color w:val="FFC000"/>
                <w:spacing w:val="-10"/>
                <w:sz w:val="20"/>
              </w:rPr>
              <w:t>X</w:t>
            </w:r>
          </w:p>
        </w:tc>
        <w:tc>
          <w:tcPr>
            <w:tcW w:w="537" w:type="dxa"/>
            <w:shd w:val="clear" w:color="auto" w:fill="EDEDED"/>
          </w:tcPr>
          <w:p w14:paraId="4C6E7B10" w14:textId="77777777" w:rsidR="001606DF" w:rsidRDefault="001606DF" w:rsidP="0070682E">
            <w:pPr>
              <w:pStyle w:val="TableParagraph"/>
              <w:rPr>
                <w:rFonts w:ascii="Times New Roman"/>
                <w:sz w:val="20"/>
              </w:rPr>
            </w:pPr>
          </w:p>
        </w:tc>
        <w:tc>
          <w:tcPr>
            <w:tcW w:w="705" w:type="dxa"/>
            <w:shd w:val="clear" w:color="auto" w:fill="EDEDED"/>
          </w:tcPr>
          <w:p w14:paraId="4573E2F6" w14:textId="77777777" w:rsidR="001606DF" w:rsidRDefault="001606DF" w:rsidP="0070682E">
            <w:pPr>
              <w:pStyle w:val="TableParagraph"/>
              <w:rPr>
                <w:rFonts w:ascii="Times New Roman"/>
                <w:sz w:val="20"/>
              </w:rPr>
            </w:pPr>
          </w:p>
        </w:tc>
        <w:tc>
          <w:tcPr>
            <w:tcW w:w="705" w:type="dxa"/>
            <w:shd w:val="clear" w:color="auto" w:fill="EDEDED"/>
          </w:tcPr>
          <w:p w14:paraId="09D6E285" w14:textId="77777777" w:rsidR="001606DF" w:rsidRDefault="001606DF" w:rsidP="0070682E">
            <w:pPr>
              <w:pStyle w:val="TableParagraph"/>
              <w:rPr>
                <w:rFonts w:ascii="Times New Roman"/>
                <w:sz w:val="20"/>
              </w:rPr>
            </w:pPr>
          </w:p>
        </w:tc>
        <w:tc>
          <w:tcPr>
            <w:tcW w:w="662" w:type="dxa"/>
            <w:shd w:val="clear" w:color="auto" w:fill="EDEDED"/>
          </w:tcPr>
          <w:p w14:paraId="13BCB20E" w14:textId="77777777" w:rsidR="001606DF" w:rsidRDefault="001606DF" w:rsidP="0070682E">
            <w:pPr>
              <w:pStyle w:val="TableParagraph"/>
              <w:rPr>
                <w:rFonts w:ascii="Times New Roman"/>
                <w:sz w:val="20"/>
              </w:rPr>
            </w:pPr>
          </w:p>
        </w:tc>
        <w:tc>
          <w:tcPr>
            <w:tcW w:w="1032" w:type="dxa"/>
            <w:shd w:val="clear" w:color="auto" w:fill="EDEDED"/>
          </w:tcPr>
          <w:p w14:paraId="49077D3B" w14:textId="77777777" w:rsidR="001606DF" w:rsidRDefault="001606DF" w:rsidP="0070682E">
            <w:pPr>
              <w:pStyle w:val="TableParagraph"/>
              <w:rPr>
                <w:rFonts w:ascii="Times New Roman"/>
                <w:sz w:val="20"/>
              </w:rPr>
            </w:pPr>
          </w:p>
        </w:tc>
      </w:tr>
      <w:tr w:rsidR="001606DF" w14:paraId="5E50C9A1" w14:textId="77777777" w:rsidTr="0070682E">
        <w:trPr>
          <w:trHeight w:val="350"/>
        </w:trPr>
        <w:tc>
          <w:tcPr>
            <w:tcW w:w="1229" w:type="dxa"/>
            <w:shd w:val="clear" w:color="auto" w:fill="EDEDED"/>
          </w:tcPr>
          <w:p w14:paraId="4B23C434" w14:textId="77777777" w:rsidR="001606DF" w:rsidRDefault="001606DF" w:rsidP="0070682E">
            <w:pPr>
              <w:pStyle w:val="TableParagraph"/>
              <w:spacing w:line="229" w:lineRule="exact"/>
              <w:ind w:left="115"/>
              <w:rPr>
                <w:b/>
                <w:sz w:val="20"/>
              </w:rPr>
            </w:pPr>
            <w:r>
              <w:rPr>
                <w:b/>
                <w:spacing w:val="-5"/>
                <w:sz w:val="20"/>
              </w:rPr>
              <w:t>CP5</w:t>
            </w:r>
          </w:p>
        </w:tc>
        <w:tc>
          <w:tcPr>
            <w:tcW w:w="600" w:type="dxa"/>
            <w:shd w:val="clear" w:color="auto" w:fill="EDEDED"/>
          </w:tcPr>
          <w:p w14:paraId="362AEE76" w14:textId="77777777" w:rsidR="001606DF" w:rsidRDefault="001606DF" w:rsidP="0070682E">
            <w:pPr>
              <w:pStyle w:val="TableParagraph"/>
              <w:spacing w:line="229" w:lineRule="exact"/>
              <w:ind w:left="10"/>
              <w:jc w:val="center"/>
              <w:rPr>
                <w:b/>
                <w:sz w:val="20"/>
              </w:rPr>
            </w:pPr>
            <w:r>
              <w:rPr>
                <w:b/>
                <w:color w:val="5B9BD5"/>
                <w:spacing w:val="-10"/>
                <w:sz w:val="20"/>
              </w:rPr>
              <w:t>X</w:t>
            </w:r>
          </w:p>
        </w:tc>
        <w:tc>
          <w:tcPr>
            <w:tcW w:w="542" w:type="dxa"/>
            <w:shd w:val="clear" w:color="auto" w:fill="EDEDED"/>
          </w:tcPr>
          <w:p w14:paraId="280AEA1A" w14:textId="77777777" w:rsidR="001606DF" w:rsidRDefault="001606DF" w:rsidP="0070682E">
            <w:pPr>
              <w:pStyle w:val="TableParagraph"/>
              <w:rPr>
                <w:rFonts w:ascii="Times New Roman"/>
                <w:sz w:val="20"/>
              </w:rPr>
            </w:pPr>
          </w:p>
        </w:tc>
        <w:tc>
          <w:tcPr>
            <w:tcW w:w="537" w:type="dxa"/>
            <w:shd w:val="clear" w:color="auto" w:fill="EDEDED"/>
          </w:tcPr>
          <w:p w14:paraId="45C3BAFE" w14:textId="77777777" w:rsidR="001606DF" w:rsidRDefault="001606DF" w:rsidP="0070682E">
            <w:pPr>
              <w:pStyle w:val="TableParagraph"/>
              <w:rPr>
                <w:rFonts w:ascii="Times New Roman"/>
                <w:sz w:val="20"/>
              </w:rPr>
            </w:pPr>
          </w:p>
        </w:tc>
        <w:tc>
          <w:tcPr>
            <w:tcW w:w="705" w:type="dxa"/>
            <w:shd w:val="clear" w:color="auto" w:fill="EDEDED"/>
          </w:tcPr>
          <w:p w14:paraId="00E96A0F" w14:textId="77777777" w:rsidR="001606DF" w:rsidRDefault="001606DF" w:rsidP="0070682E">
            <w:pPr>
              <w:pStyle w:val="TableParagraph"/>
              <w:rPr>
                <w:rFonts w:ascii="Times New Roman"/>
                <w:sz w:val="20"/>
              </w:rPr>
            </w:pPr>
          </w:p>
        </w:tc>
        <w:tc>
          <w:tcPr>
            <w:tcW w:w="705" w:type="dxa"/>
            <w:shd w:val="clear" w:color="auto" w:fill="EDEDED"/>
          </w:tcPr>
          <w:p w14:paraId="15967561" w14:textId="77777777" w:rsidR="001606DF" w:rsidRDefault="001606DF" w:rsidP="0070682E">
            <w:pPr>
              <w:pStyle w:val="TableParagraph"/>
              <w:rPr>
                <w:rFonts w:ascii="Times New Roman"/>
                <w:sz w:val="20"/>
              </w:rPr>
            </w:pPr>
          </w:p>
        </w:tc>
        <w:tc>
          <w:tcPr>
            <w:tcW w:w="662" w:type="dxa"/>
            <w:shd w:val="clear" w:color="auto" w:fill="EDEDED"/>
          </w:tcPr>
          <w:p w14:paraId="4821B8FF" w14:textId="77777777" w:rsidR="001606DF" w:rsidRDefault="001606DF" w:rsidP="0070682E">
            <w:pPr>
              <w:pStyle w:val="TableParagraph"/>
              <w:rPr>
                <w:rFonts w:ascii="Times New Roman"/>
                <w:sz w:val="20"/>
              </w:rPr>
            </w:pPr>
          </w:p>
        </w:tc>
        <w:tc>
          <w:tcPr>
            <w:tcW w:w="1032" w:type="dxa"/>
            <w:shd w:val="clear" w:color="auto" w:fill="EDEDED"/>
          </w:tcPr>
          <w:p w14:paraId="50C2DACD" w14:textId="77777777" w:rsidR="001606DF" w:rsidRDefault="001606DF" w:rsidP="0070682E">
            <w:pPr>
              <w:pStyle w:val="TableParagraph"/>
              <w:rPr>
                <w:rFonts w:ascii="Times New Roman"/>
                <w:sz w:val="20"/>
              </w:rPr>
            </w:pPr>
          </w:p>
        </w:tc>
      </w:tr>
      <w:tr w:rsidR="001606DF" w14:paraId="1D83657F" w14:textId="77777777" w:rsidTr="0070682E">
        <w:trPr>
          <w:trHeight w:val="345"/>
        </w:trPr>
        <w:tc>
          <w:tcPr>
            <w:tcW w:w="1229" w:type="dxa"/>
            <w:shd w:val="clear" w:color="auto" w:fill="EDEDED"/>
          </w:tcPr>
          <w:p w14:paraId="5C54198D" w14:textId="77777777" w:rsidR="001606DF" w:rsidRDefault="001606DF" w:rsidP="0070682E">
            <w:pPr>
              <w:pStyle w:val="TableParagraph"/>
              <w:spacing w:line="229" w:lineRule="exact"/>
              <w:ind w:left="115"/>
              <w:rPr>
                <w:b/>
                <w:sz w:val="20"/>
              </w:rPr>
            </w:pPr>
            <w:proofErr w:type="spellStart"/>
            <w:r>
              <w:rPr>
                <w:b/>
                <w:spacing w:val="-5"/>
                <w:sz w:val="20"/>
              </w:rPr>
              <w:t>CPz</w:t>
            </w:r>
            <w:proofErr w:type="spellEnd"/>
          </w:p>
        </w:tc>
        <w:tc>
          <w:tcPr>
            <w:tcW w:w="600" w:type="dxa"/>
            <w:shd w:val="clear" w:color="auto" w:fill="EDEDED"/>
          </w:tcPr>
          <w:p w14:paraId="21651DED" w14:textId="77777777" w:rsidR="001606DF" w:rsidRDefault="001606DF" w:rsidP="0070682E">
            <w:pPr>
              <w:pStyle w:val="TableParagraph"/>
              <w:rPr>
                <w:rFonts w:ascii="Times New Roman"/>
                <w:sz w:val="20"/>
              </w:rPr>
            </w:pPr>
          </w:p>
        </w:tc>
        <w:tc>
          <w:tcPr>
            <w:tcW w:w="542" w:type="dxa"/>
            <w:shd w:val="clear" w:color="auto" w:fill="EDEDED"/>
          </w:tcPr>
          <w:p w14:paraId="3F39CF8F" w14:textId="77777777" w:rsidR="001606DF" w:rsidRDefault="001606DF" w:rsidP="0070682E">
            <w:pPr>
              <w:pStyle w:val="TableParagraph"/>
              <w:rPr>
                <w:rFonts w:ascii="Times New Roman"/>
                <w:sz w:val="20"/>
              </w:rPr>
            </w:pPr>
          </w:p>
        </w:tc>
        <w:tc>
          <w:tcPr>
            <w:tcW w:w="537" w:type="dxa"/>
            <w:shd w:val="clear" w:color="auto" w:fill="EDEDED"/>
          </w:tcPr>
          <w:p w14:paraId="27DC7F36" w14:textId="77777777" w:rsidR="001606DF" w:rsidRDefault="001606DF" w:rsidP="0070682E">
            <w:pPr>
              <w:pStyle w:val="TableParagraph"/>
              <w:rPr>
                <w:rFonts w:ascii="Times New Roman"/>
                <w:sz w:val="20"/>
              </w:rPr>
            </w:pPr>
          </w:p>
        </w:tc>
        <w:tc>
          <w:tcPr>
            <w:tcW w:w="705" w:type="dxa"/>
            <w:shd w:val="clear" w:color="auto" w:fill="EDEDED"/>
          </w:tcPr>
          <w:p w14:paraId="5109016C" w14:textId="77777777" w:rsidR="001606DF" w:rsidRDefault="001606DF" w:rsidP="0070682E">
            <w:pPr>
              <w:pStyle w:val="TableParagraph"/>
              <w:rPr>
                <w:rFonts w:ascii="Times New Roman"/>
                <w:sz w:val="20"/>
              </w:rPr>
            </w:pPr>
          </w:p>
        </w:tc>
        <w:tc>
          <w:tcPr>
            <w:tcW w:w="705" w:type="dxa"/>
            <w:shd w:val="clear" w:color="auto" w:fill="EDEDED"/>
          </w:tcPr>
          <w:p w14:paraId="61887F06" w14:textId="77777777" w:rsidR="001606DF" w:rsidRDefault="001606DF" w:rsidP="0070682E">
            <w:pPr>
              <w:pStyle w:val="TableParagraph"/>
              <w:rPr>
                <w:rFonts w:ascii="Times New Roman"/>
                <w:sz w:val="20"/>
              </w:rPr>
            </w:pPr>
          </w:p>
        </w:tc>
        <w:tc>
          <w:tcPr>
            <w:tcW w:w="662" w:type="dxa"/>
            <w:shd w:val="clear" w:color="auto" w:fill="EDEDED"/>
          </w:tcPr>
          <w:p w14:paraId="4C7DED82" w14:textId="77777777" w:rsidR="001606DF" w:rsidRDefault="001606DF" w:rsidP="0070682E">
            <w:pPr>
              <w:pStyle w:val="TableParagraph"/>
              <w:rPr>
                <w:rFonts w:ascii="Times New Roman"/>
                <w:sz w:val="20"/>
              </w:rPr>
            </w:pPr>
          </w:p>
        </w:tc>
        <w:tc>
          <w:tcPr>
            <w:tcW w:w="1032" w:type="dxa"/>
            <w:shd w:val="clear" w:color="auto" w:fill="EDEDED"/>
          </w:tcPr>
          <w:p w14:paraId="160D7663" w14:textId="77777777" w:rsidR="001606DF" w:rsidRDefault="001606DF" w:rsidP="0070682E">
            <w:pPr>
              <w:pStyle w:val="TableParagraph"/>
              <w:rPr>
                <w:rFonts w:ascii="Times New Roman"/>
                <w:sz w:val="20"/>
              </w:rPr>
            </w:pPr>
          </w:p>
        </w:tc>
      </w:tr>
      <w:tr w:rsidR="001606DF" w14:paraId="27FB2A7E" w14:textId="77777777" w:rsidTr="0070682E">
        <w:trPr>
          <w:trHeight w:val="345"/>
        </w:trPr>
        <w:tc>
          <w:tcPr>
            <w:tcW w:w="1229" w:type="dxa"/>
            <w:shd w:val="clear" w:color="auto" w:fill="EDEDED"/>
          </w:tcPr>
          <w:p w14:paraId="54D96F16" w14:textId="77777777" w:rsidR="001606DF" w:rsidRDefault="001606DF" w:rsidP="0070682E">
            <w:pPr>
              <w:pStyle w:val="TableParagraph"/>
              <w:spacing w:line="229" w:lineRule="exact"/>
              <w:ind w:left="115"/>
              <w:rPr>
                <w:b/>
                <w:sz w:val="20"/>
              </w:rPr>
            </w:pPr>
            <w:r>
              <w:rPr>
                <w:b/>
                <w:spacing w:val="-5"/>
                <w:sz w:val="20"/>
              </w:rPr>
              <w:t>CP6</w:t>
            </w:r>
          </w:p>
        </w:tc>
        <w:tc>
          <w:tcPr>
            <w:tcW w:w="600" w:type="dxa"/>
            <w:shd w:val="clear" w:color="auto" w:fill="EDEDED"/>
          </w:tcPr>
          <w:p w14:paraId="34877071" w14:textId="77777777" w:rsidR="001606DF" w:rsidRDefault="001606DF" w:rsidP="0070682E">
            <w:pPr>
              <w:pStyle w:val="TableParagraph"/>
              <w:rPr>
                <w:rFonts w:ascii="Times New Roman"/>
                <w:sz w:val="20"/>
              </w:rPr>
            </w:pPr>
          </w:p>
        </w:tc>
        <w:tc>
          <w:tcPr>
            <w:tcW w:w="542" w:type="dxa"/>
            <w:shd w:val="clear" w:color="auto" w:fill="EDEDED"/>
          </w:tcPr>
          <w:p w14:paraId="4AF16389" w14:textId="77777777" w:rsidR="001606DF" w:rsidRDefault="001606DF" w:rsidP="0070682E">
            <w:pPr>
              <w:pStyle w:val="TableParagraph"/>
              <w:rPr>
                <w:rFonts w:ascii="Times New Roman"/>
                <w:sz w:val="20"/>
              </w:rPr>
            </w:pPr>
          </w:p>
        </w:tc>
        <w:tc>
          <w:tcPr>
            <w:tcW w:w="537" w:type="dxa"/>
            <w:shd w:val="clear" w:color="auto" w:fill="EDEDED"/>
          </w:tcPr>
          <w:p w14:paraId="2984595C" w14:textId="77777777" w:rsidR="001606DF" w:rsidRDefault="001606DF" w:rsidP="0070682E">
            <w:pPr>
              <w:pStyle w:val="TableParagraph"/>
              <w:spacing w:line="229" w:lineRule="exact"/>
              <w:ind w:left="42" w:right="28"/>
              <w:jc w:val="center"/>
              <w:rPr>
                <w:b/>
                <w:sz w:val="20"/>
              </w:rPr>
            </w:pPr>
            <w:r>
              <w:rPr>
                <w:b/>
                <w:color w:val="5B9BD5"/>
                <w:spacing w:val="-10"/>
                <w:sz w:val="20"/>
              </w:rPr>
              <w:t>X</w:t>
            </w:r>
          </w:p>
        </w:tc>
        <w:tc>
          <w:tcPr>
            <w:tcW w:w="705" w:type="dxa"/>
            <w:shd w:val="clear" w:color="auto" w:fill="EDEDED"/>
          </w:tcPr>
          <w:p w14:paraId="5564E90D" w14:textId="77777777" w:rsidR="001606DF" w:rsidRDefault="001606DF" w:rsidP="0070682E">
            <w:pPr>
              <w:pStyle w:val="TableParagraph"/>
              <w:rPr>
                <w:rFonts w:ascii="Times New Roman"/>
                <w:sz w:val="20"/>
              </w:rPr>
            </w:pPr>
          </w:p>
        </w:tc>
        <w:tc>
          <w:tcPr>
            <w:tcW w:w="705" w:type="dxa"/>
            <w:shd w:val="clear" w:color="auto" w:fill="EDEDED"/>
          </w:tcPr>
          <w:p w14:paraId="1B4D6E44" w14:textId="77777777" w:rsidR="001606DF" w:rsidRDefault="001606DF" w:rsidP="0070682E">
            <w:pPr>
              <w:pStyle w:val="TableParagraph"/>
              <w:rPr>
                <w:rFonts w:ascii="Times New Roman"/>
                <w:sz w:val="20"/>
              </w:rPr>
            </w:pPr>
          </w:p>
        </w:tc>
        <w:tc>
          <w:tcPr>
            <w:tcW w:w="662" w:type="dxa"/>
            <w:shd w:val="clear" w:color="auto" w:fill="EDEDED"/>
          </w:tcPr>
          <w:p w14:paraId="048BF8AE" w14:textId="77777777" w:rsidR="001606DF" w:rsidRDefault="001606DF" w:rsidP="0070682E">
            <w:pPr>
              <w:pStyle w:val="TableParagraph"/>
              <w:rPr>
                <w:rFonts w:ascii="Times New Roman"/>
                <w:sz w:val="20"/>
              </w:rPr>
            </w:pPr>
          </w:p>
        </w:tc>
        <w:tc>
          <w:tcPr>
            <w:tcW w:w="1032" w:type="dxa"/>
            <w:shd w:val="clear" w:color="auto" w:fill="EDEDED"/>
          </w:tcPr>
          <w:p w14:paraId="08CFD3C0" w14:textId="77777777" w:rsidR="001606DF" w:rsidRDefault="001606DF" w:rsidP="0070682E">
            <w:pPr>
              <w:pStyle w:val="TableParagraph"/>
              <w:rPr>
                <w:rFonts w:ascii="Times New Roman"/>
                <w:sz w:val="20"/>
              </w:rPr>
            </w:pPr>
          </w:p>
        </w:tc>
      </w:tr>
      <w:tr w:rsidR="001606DF" w14:paraId="7ACFFE11" w14:textId="77777777" w:rsidTr="0070682E">
        <w:trPr>
          <w:trHeight w:val="350"/>
        </w:trPr>
        <w:tc>
          <w:tcPr>
            <w:tcW w:w="1229" w:type="dxa"/>
            <w:shd w:val="clear" w:color="auto" w:fill="EDEDED"/>
          </w:tcPr>
          <w:p w14:paraId="6999F106" w14:textId="77777777" w:rsidR="001606DF" w:rsidRDefault="001606DF" w:rsidP="0070682E">
            <w:pPr>
              <w:pStyle w:val="TableParagraph"/>
              <w:spacing w:line="229" w:lineRule="exact"/>
              <w:ind w:left="115"/>
              <w:rPr>
                <w:b/>
                <w:sz w:val="20"/>
              </w:rPr>
            </w:pPr>
            <w:r>
              <w:rPr>
                <w:b/>
                <w:sz w:val="20"/>
              </w:rPr>
              <w:t>Left</w:t>
            </w:r>
            <w:r>
              <w:rPr>
                <w:b/>
                <w:spacing w:val="-5"/>
                <w:sz w:val="20"/>
              </w:rPr>
              <w:t xml:space="preserve"> Eye</w:t>
            </w:r>
          </w:p>
        </w:tc>
        <w:tc>
          <w:tcPr>
            <w:tcW w:w="600" w:type="dxa"/>
            <w:shd w:val="clear" w:color="auto" w:fill="EDEDED"/>
          </w:tcPr>
          <w:p w14:paraId="51C0576F" w14:textId="77777777" w:rsidR="001606DF" w:rsidRDefault="001606DF" w:rsidP="0070682E">
            <w:pPr>
              <w:pStyle w:val="TableParagraph"/>
              <w:rPr>
                <w:rFonts w:ascii="Times New Roman"/>
                <w:sz w:val="20"/>
              </w:rPr>
            </w:pPr>
          </w:p>
        </w:tc>
        <w:tc>
          <w:tcPr>
            <w:tcW w:w="542" w:type="dxa"/>
            <w:shd w:val="clear" w:color="auto" w:fill="EDEDED"/>
          </w:tcPr>
          <w:p w14:paraId="5AE71883" w14:textId="77777777" w:rsidR="001606DF" w:rsidRDefault="001606DF" w:rsidP="0070682E">
            <w:pPr>
              <w:pStyle w:val="TableParagraph"/>
              <w:rPr>
                <w:rFonts w:ascii="Times New Roman"/>
                <w:sz w:val="20"/>
              </w:rPr>
            </w:pPr>
          </w:p>
        </w:tc>
        <w:tc>
          <w:tcPr>
            <w:tcW w:w="537" w:type="dxa"/>
            <w:shd w:val="clear" w:color="auto" w:fill="EDEDED"/>
          </w:tcPr>
          <w:p w14:paraId="6EA43599" w14:textId="77777777" w:rsidR="001606DF" w:rsidRDefault="001606DF" w:rsidP="0070682E">
            <w:pPr>
              <w:pStyle w:val="TableParagraph"/>
              <w:rPr>
                <w:rFonts w:ascii="Times New Roman"/>
                <w:sz w:val="20"/>
              </w:rPr>
            </w:pPr>
          </w:p>
        </w:tc>
        <w:tc>
          <w:tcPr>
            <w:tcW w:w="705" w:type="dxa"/>
            <w:shd w:val="clear" w:color="auto" w:fill="EDEDED"/>
          </w:tcPr>
          <w:p w14:paraId="2CA930E2" w14:textId="77777777" w:rsidR="001606DF" w:rsidRDefault="001606DF" w:rsidP="0070682E">
            <w:pPr>
              <w:pStyle w:val="TableParagraph"/>
              <w:spacing w:line="229" w:lineRule="exact"/>
              <w:ind w:left="84" w:right="72"/>
              <w:jc w:val="center"/>
              <w:rPr>
                <w:b/>
                <w:sz w:val="20"/>
              </w:rPr>
            </w:pPr>
            <w:r>
              <w:rPr>
                <w:b/>
                <w:color w:val="7030A0"/>
                <w:spacing w:val="-10"/>
                <w:sz w:val="20"/>
              </w:rPr>
              <w:t>X</w:t>
            </w:r>
          </w:p>
        </w:tc>
        <w:tc>
          <w:tcPr>
            <w:tcW w:w="705" w:type="dxa"/>
            <w:shd w:val="clear" w:color="auto" w:fill="EDEDED"/>
          </w:tcPr>
          <w:p w14:paraId="71C52324" w14:textId="77777777" w:rsidR="001606DF" w:rsidRDefault="001606DF" w:rsidP="0070682E">
            <w:pPr>
              <w:pStyle w:val="TableParagraph"/>
              <w:rPr>
                <w:rFonts w:ascii="Times New Roman"/>
                <w:sz w:val="20"/>
              </w:rPr>
            </w:pPr>
          </w:p>
        </w:tc>
        <w:tc>
          <w:tcPr>
            <w:tcW w:w="662" w:type="dxa"/>
            <w:shd w:val="clear" w:color="auto" w:fill="EDEDED"/>
          </w:tcPr>
          <w:p w14:paraId="32E22280" w14:textId="77777777" w:rsidR="001606DF" w:rsidRDefault="001606DF" w:rsidP="0070682E">
            <w:pPr>
              <w:pStyle w:val="TableParagraph"/>
              <w:rPr>
                <w:rFonts w:ascii="Times New Roman"/>
                <w:sz w:val="20"/>
              </w:rPr>
            </w:pPr>
          </w:p>
        </w:tc>
        <w:tc>
          <w:tcPr>
            <w:tcW w:w="1032" w:type="dxa"/>
            <w:shd w:val="clear" w:color="auto" w:fill="EDEDED"/>
          </w:tcPr>
          <w:p w14:paraId="28525D3F" w14:textId="77777777" w:rsidR="001606DF" w:rsidRDefault="001606DF" w:rsidP="0070682E">
            <w:pPr>
              <w:pStyle w:val="TableParagraph"/>
              <w:rPr>
                <w:rFonts w:ascii="Times New Roman"/>
                <w:sz w:val="20"/>
              </w:rPr>
            </w:pPr>
          </w:p>
        </w:tc>
      </w:tr>
      <w:tr w:rsidR="001606DF" w14:paraId="0FDA3E07" w14:textId="77777777" w:rsidTr="0070682E">
        <w:trPr>
          <w:trHeight w:val="345"/>
        </w:trPr>
        <w:tc>
          <w:tcPr>
            <w:tcW w:w="1229" w:type="dxa"/>
            <w:shd w:val="clear" w:color="auto" w:fill="EDEDED"/>
          </w:tcPr>
          <w:p w14:paraId="1852DD9F" w14:textId="77777777" w:rsidR="001606DF" w:rsidRDefault="001606DF" w:rsidP="0070682E">
            <w:pPr>
              <w:pStyle w:val="TableParagraph"/>
              <w:spacing w:line="229" w:lineRule="exact"/>
              <w:ind w:left="115"/>
              <w:rPr>
                <w:b/>
                <w:sz w:val="20"/>
              </w:rPr>
            </w:pPr>
            <w:r>
              <w:rPr>
                <w:b/>
                <w:sz w:val="20"/>
              </w:rPr>
              <w:t>Right</w:t>
            </w:r>
            <w:r>
              <w:rPr>
                <w:b/>
                <w:spacing w:val="-6"/>
                <w:sz w:val="20"/>
              </w:rPr>
              <w:t xml:space="preserve"> </w:t>
            </w:r>
            <w:r>
              <w:rPr>
                <w:b/>
                <w:spacing w:val="-5"/>
                <w:sz w:val="20"/>
              </w:rPr>
              <w:t>Eye</w:t>
            </w:r>
          </w:p>
        </w:tc>
        <w:tc>
          <w:tcPr>
            <w:tcW w:w="600" w:type="dxa"/>
            <w:shd w:val="clear" w:color="auto" w:fill="EDEDED"/>
          </w:tcPr>
          <w:p w14:paraId="3E0CD196" w14:textId="77777777" w:rsidR="001606DF" w:rsidRDefault="001606DF" w:rsidP="0070682E">
            <w:pPr>
              <w:pStyle w:val="TableParagraph"/>
              <w:rPr>
                <w:rFonts w:ascii="Times New Roman"/>
                <w:sz w:val="20"/>
              </w:rPr>
            </w:pPr>
          </w:p>
        </w:tc>
        <w:tc>
          <w:tcPr>
            <w:tcW w:w="542" w:type="dxa"/>
            <w:shd w:val="clear" w:color="auto" w:fill="EDEDED"/>
          </w:tcPr>
          <w:p w14:paraId="0CD14382" w14:textId="77777777" w:rsidR="001606DF" w:rsidRDefault="001606DF" w:rsidP="0070682E">
            <w:pPr>
              <w:pStyle w:val="TableParagraph"/>
              <w:rPr>
                <w:rFonts w:ascii="Times New Roman"/>
                <w:sz w:val="20"/>
              </w:rPr>
            </w:pPr>
          </w:p>
        </w:tc>
        <w:tc>
          <w:tcPr>
            <w:tcW w:w="537" w:type="dxa"/>
            <w:shd w:val="clear" w:color="auto" w:fill="EDEDED"/>
          </w:tcPr>
          <w:p w14:paraId="531787CD" w14:textId="77777777" w:rsidR="001606DF" w:rsidRDefault="001606DF" w:rsidP="0070682E">
            <w:pPr>
              <w:pStyle w:val="TableParagraph"/>
              <w:rPr>
                <w:rFonts w:ascii="Times New Roman"/>
                <w:sz w:val="20"/>
              </w:rPr>
            </w:pPr>
          </w:p>
        </w:tc>
        <w:tc>
          <w:tcPr>
            <w:tcW w:w="705" w:type="dxa"/>
            <w:shd w:val="clear" w:color="auto" w:fill="EDEDED"/>
          </w:tcPr>
          <w:p w14:paraId="48C19871" w14:textId="77777777" w:rsidR="001606DF" w:rsidRDefault="001606DF" w:rsidP="0070682E">
            <w:pPr>
              <w:pStyle w:val="TableParagraph"/>
              <w:rPr>
                <w:rFonts w:ascii="Times New Roman"/>
                <w:sz w:val="20"/>
              </w:rPr>
            </w:pPr>
          </w:p>
        </w:tc>
        <w:tc>
          <w:tcPr>
            <w:tcW w:w="705" w:type="dxa"/>
            <w:shd w:val="clear" w:color="auto" w:fill="EDEDED"/>
          </w:tcPr>
          <w:p w14:paraId="46020024" w14:textId="77777777" w:rsidR="001606DF" w:rsidRDefault="001606DF" w:rsidP="0070682E">
            <w:pPr>
              <w:pStyle w:val="TableParagraph"/>
              <w:rPr>
                <w:rFonts w:ascii="Times New Roman"/>
                <w:sz w:val="20"/>
              </w:rPr>
            </w:pPr>
          </w:p>
        </w:tc>
        <w:tc>
          <w:tcPr>
            <w:tcW w:w="662" w:type="dxa"/>
            <w:shd w:val="clear" w:color="auto" w:fill="EDEDED"/>
          </w:tcPr>
          <w:p w14:paraId="55CC3DCB" w14:textId="77777777" w:rsidR="001606DF" w:rsidRDefault="001606DF" w:rsidP="0070682E">
            <w:pPr>
              <w:pStyle w:val="TableParagraph"/>
              <w:spacing w:line="229" w:lineRule="exact"/>
              <w:ind w:left="40" w:right="27"/>
              <w:jc w:val="center"/>
              <w:rPr>
                <w:b/>
                <w:sz w:val="20"/>
              </w:rPr>
            </w:pPr>
            <w:r>
              <w:rPr>
                <w:b/>
                <w:color w:val="7030A0"/>
                <w:spacing w:val="-10"/>
                <w:sz w:val="20"/>
              </w:rPr>
              <w:t>X</w:t>
            </w:r>
          </w:p>
        </w:tc>
        <w:tc>
          <w:tcPr>
            <w:tcW w:w="1032" w:type="dxa"/>
            <w:shd w:val="clear" w:color="auto" w:fill="EDEDED"/>
          </w:tcPr>
          <w:p w14:paraId="176B70FC" w14:textId="77777777" w:rsidR="001606DF" w:rsidRDefault="001606DF" w:rsidP="0070682E">
            <w:pPr>
              <w:pStyle w:val="TableParagraph"/>
              <w:rPr>
                <w:rFonts w:ascii="Times New Roman"/>
                <w:sz w:val="20"/>
              </w:rPr>
            </w:pPr>
          </w:p>
        </w:tc>
      </w:tr>
    </w:tbl>
    <w:p w14:paraId="428A5B26" w14:textId="4A9D1361" w:rsidR="001606DF" w:rsidRDefault="001606DF" w:rsidP="001606DF">
      <w:pPr>
        <w:pStyle w:val="BodyText"/>
      </w:pPr>
    </w:p>
    <w:p w14:paraId="50D79B05" w14:textId="77777777" w:rsidR="001606DF" w:rsidRDefault="001606DF" w:rsidP="001606DF">
      <w:pPr>
        <w:pStyle w:val="BodyText"/>
      </w:pPr>
    </w:p>
    <w:p w14:paraId="7A62DCF7" w14:textId="77777777" w:rsidR="001606DF" w:rsidRDefault="001606DF" w:rsidP="001606DF">
      <w:pPr>
        <w:pStyle w:val="BodyText"/>
        <w:spacing w:before="75"/>
      </w:pPr>
    </w:p>
    <w:p w14:paraId="3DC3DAE1" w14:textId="77777777" w:rsidR="001606DF" w:rsidRDefault="001606DF" w:rsidP="001606DF">
      <w:pPr>
        <w:pStyle w:val="ListParagraph"/>
        <w:numPr>
          <w:ilvl w:val="1"/>
          <w:numId w:val="2"/>
        </w:numPr>
        <w:tabs>
          <w:tab w:val="left" w:pos="729"/>
        </w:tabs>
        <w:ind w:left="729" w:hanging="564"/>
      </w:pPr>
      <w:r>
        <w:t>Connect</w:t>
      </w:r>
      <w:r>
        <w:rPr>
          <w:spacing w:val="-6"/>
        </w:rPr>
        <w:t xml:space="preserve"> </w:t>
      </w:r>
      <w:r>
        <w:t>the</w:t>
      </w:r>
      <w:r>
        <w:rPr>
          <w:spacing w:val="-5"/>
        </w:rPr>
        <w:t xml:space="preserve"> </w:t>
      </w:r>
      <w:r>
        <w:t>right</w:t>
      </w:r>
      <w:r>
        <w:rPr>
          <w:spacing w:val="-6"/>
        </w:rPr>
        <w:t xml:space="preserve"> </w:t>
      </w:r>
      <w:r>
        <w:t>electrode</w:t>
      </w:r>
      <w:r>
        <w:rPr>
          <w:spacing w:val="-5"/>
        </w:rPr>
        <w:t xml:space="preserve"> </w:t>
      </w:r>
      <w:r>
        <w:t>leads</w:t>
      </w:r>
      <w:r>
        <w:rPr>
          <w:spacing w:val="-6"/>
        </w:rPr>
        <w:t xml:space="preserve"> </w:t>
      </w:r>
      <w:r>
        <w:t>to</w:t>
      </w:r>
      <w:r>
        <w:rPr>
          <w:spacing w:val="-5"/>
        </w:rPr>
        <w:t xml:space="preserve"> </w:t>
      </w:r>
      <w:r>
        <w:t>the</w:t>
      </w:r>
      <w:r>
        <w:rPr>
          <w:spacing w:val="-5"/>
        </w:rPr>
        <w:t xml:space="preserve"> </w:t>
      </w:r>
      <w:r>
        <w:t>stimulator</w:t>
      </w:r>
      <w:r>
        <w:rPr>
          <w:spacing w:val="-6"/>
        </w:rPr>
        <w:t xml:space="preserve"> </w:t>
      </w:r>
      <w:r>
        <w:t>to</w:t>
      </w:r>
      <w:r>
        <w:rPr>
          <w:spacing w:val="-5"/>
        </w:rPr>
        <w:t xml:space="preserve"> </w:t>
      </w:r>
      <w:r>
        <w:t>test</w:t>
      </w:r>
      <w:r>
        <w:rPr>
          <w:spacing w:val="-6"/>
        </w:rPr>
        <w:t xml:space="preserve"> </w:t>
      </w:r>
      <w:r>
        <w:t>each</w:t>
      </w:r>
      <w:r>
        <w:rPr>
          <w:spacing w:val="-5"/>
        </w:rPr>
        <w:t xml:space="preserve"> </w:t>
      </w:r>
      <w:r>
        <w:t>combination</w:t>
      </w:r>
      <w:r>
        <w:rPr>
          <w:spacing w:val="-5"/>
        </w:rPr>
        <w:t xml:space="preserve"> </w:t>
      </w:r>
      <w:r>
        <w:rPr>
          <w:spacing w:val="-2"/>
        </w:rPr>
        <w:t>above.</w:t>
      </w:r>
    </w:p>
    <w:p w14:paraId="1DB0B9FD" w14:textId="77777777" w:rsidR="001606DF" w:rsidRDefault="001606DF" w:rsidP="001606DF">
      <w:pPr>
        <w:pStyle w:val="BodyText"/>
        <w:spacing w:before="5"/>
      </w:pPr>
    </w:p>
    <w:p w14:paraId="1FDBE6FE" w14:textId="77777777" w:rsidR="001606DF" w:rsidRDefault="001606DF" w:rsidP="001606DF">
      <w:pPr>
        <w:pStyle w:val="ListParagraph"/>
        <w:numPr>
          <w:ilvl w:val="1"/>
          <w:numId w:val="2"/>
        </w:numPr>
        <w:tabs>
          <w:tab w:val="left" w:pos="729"/>
          <w:tab w:val="left" w:pos="732"/>
        </w:tabs>
        <w:spacing w:line="237" w:lineRule="auto"/>
        <w:ind w:right="157" w:hanging="567"/>
      </w:pPr>
      <w:r>
        <w:t>Set the tES stimulator to 500 µ</w:t>
      </w:r>
      <w:proofErr w:type="spellStart"/>
      <w:r>
        <w:t>A</w:t>
      </w:r>
      <w:proofErr w:type="spellEnd"/>
      <w:r>
        <w:t xml:space="preserve"> absolute direct current for 10 seconds and measure impedance for each electrode pair with a X in the table above.</w:t>
      </w:r>
    </w:p>
    <w:p w14:paraId="52396E12" w14:textId="77777777" w:rsidR="001606DF" w:rsidRDefault="001606DF" w:rsidP="001606DF">
      <w:pPr>
        <w:pStyle w:val="BodyText"/>
        <w:spacing w:before="3"/>
      </w:pPr>
    </w:p>
    <w:p w14:paraId="0040938A" w14:textId="77777777" w:rsidR="000C1F8A" w:rsidRDefault="001606DF" w:rsidP="000C1F8A">
      <w:pPr>
        <w:pStyle w:val="ListParagraph"/>
        <w:numPr>
          <w:ilvl w:val="1"/>
          <w:numId w:val="2"/>
        </w:numPr>
        <w:tabs>
          <w:tab w:val="left" w:pos="729"/>
          <w:tab w:val="left" w:pos="732"/>
        </w:tabs>
        <w:spacing w:before="28"/>
        <w:ind w:right="161" w:hanging="567"/>
      </w:pPr>
      <w:r>
        <w:t xml:space="preserve">Adjust the electrodes if any impedance &gt;10 K Ohms or between pairs of electrodes in the same montage </w:t>
      </w:r>
      <w:r w:rsidR="000C1F8A">
        <w:t xml:space="preserve">&gt;3 K Ohms </w:t>
      </w:r>
      <w:r>
        <w:t xml:space="preserve">(matching same </w:t>
      </w:r>
      <w:proofErr w:type="spellStart"/>
      <w:r>
        <w:t>colours</w:t>
      </w:r>
      <w:proofErr w:type="spellEnd"/>
      <w:r>
        <w:t xml:space="preserve"> in the table and figure above).</w:t>
      </w:r>
    </w:p>
    <w:p w14:paraId="4868D74B" w14:textId="77777777" w:rsidR="000C1F8A" w:rsidRDefault="000C1F8A" w:rsidP="000C1F8A">
      <w:pPr>
        <w:pStyle w:val="ListParagraph"/>
      </w:pPr>
    </w:p>
    <w:p w14:paraId="791840FF" w14:textId="77777777" w:rsidR="001606DF" w:rsidRDefault="001606DF" w:rsidP="000C1F8A">
      <w:pPr>
        <w:pStyle w:val="ListParagraph"/>
        <w:numPr>
          <w:ilvl w:val="1"/>
          <w:numId w:val="2"/>
        </w:numPr>
        <w:tabs>
          <w:tab w:val="left" w:pos="729"/>
          <w:tab w:val="left" w:pos="732"/>
        </w:tabs>
        <w:spacing w:before="28"/>
        <w:ind w:right="161" w:hanging="567"/>
      </w:pPr>
      <w:r>
        <w:t>Record</w:t>
      </w:r>
      <w:r w:rsidRPr="000C1F8A">
        <w:rPr>
          <w:spacing w:val="-5"/>
        </w:rPr>
        <w:t xml:space="preserve"> </w:t>
      </w:r>
      <w:r>
        <w:t>impedance</w:t>
      </w:r>
      <w:r w:rsidRPr="000C1F8A">
        <w:rPr>
          <w:spacing w:val="-5"/>
        </w:rPr>
        <w:t xml:space="preserve"> </w:t>
      </w:r>
      <w:r>
        <w:t>for</w:t>
      </w:r>
      <w:r w:rsidRPr="000C1F8A">
        <w:rPr>
          <w:spacing w:val="-5"/>
        </w:rPr>
        <w:t xml:space="preserve"> </w:t>
      </w:r>
      <w:r>
        <w:t>each</w:t>
      </w:r>
      <w:r w:rsidRPr="000C1F8A">
        <w:rPr>
          <w:spacing w:val="-5"/>
        </w:rPr>
        <w:t xml:space="preserve"> </w:t>
      </w:r>
      <w:r>
        <w:t>electrode</w:t>
      </w:r>
      <w:r w:rsidRPr="000C1F8A">
        <w:rPr>
          <w:spacing w:val="-5"/>
        </w:rPr>
        <w:t xml:space="preserve"> </w:t>
      </w:r>
      <w:r>
        <w:t>pair</w:t>
      </w:r>
      <w:r w:rsidRPr="000C1F8A">
        <w:rPr>
          <w:spacing w:val="-5"/>
        </w:rPr>
        <w:t xml:space="preserve"> </w:t>
      </w:r>
      <w:r>
        <w:t>in</w:t>
      </w:r>
      <w:r w:rsidRPr="000C1F8A">
        <w:rPr>
          <w:spacing w:val="-5"/>
        </w:rPr>
        <w:t xml:space="preserve"> </w:t>
      </w:r>
      <w:r>
        <w:t>the</w:t>
      </w:r>
      <w:r w:rsidRPr="000C1F8A">
        <w:rPr>
          <w:spacing w:val="-5"/>
        </w:rPr>
        <w:t xml:space="preserve"> </w:t>
      </w:r>
      <w:r>
        <w:t>table</w:t>
      </w:r>
      <w:r w:rsidRPr="000C1F8A">
        <w:rPr>
          <w:spacing w:val="-4"/>
        </w:rPr>
        <w:t xml:space="preserve"> </w:t>
      </w:r>
      <w:r w:rsidRPr="000C1F8A">
        <w:rPr>
          <w:spacing w:val="-2"/>
        </w:rPr>
        <w:t>above.</w:t>
      </w:r>
    </w:p>
    <w:p w14:paraId="32825C51" w14:textId="77777777" w:rsidR="001606DF" w:rsidRDefault="001606DF" w:rsidP="000C1F8A">
      <w:pPr>
        <w:pStyle w:val="ListParagraph"/>
        <w:tabs>
          <w:tab w:val="left" w:pos="729"/>
        </w:tabs>
        <w:spacing w:before="81"/>
        <w:ind w:left="409" w:firstLine="0"/>
      </w:pPr>
    </w:p>
    <w:p w14:paraId="4E1C55A2" w14:textId="77777777" w:rsidR="002F055F" w:rsidRDefault="002F055F">
      <w:pPr>
        <w:pStyle w:val="BodyText"/>
        <w:spacing w:before="27"/>
      </w:pPr>
    </w:p>
    <w:p w14:paraId="300E0942" w14:textId="77777777" w:rsidR="002F055F" w:rsidRDefault="00DA701C" w:rsidP="001606DF">
      <w:pPr>
        <w:pStyle w:val="Heading1"/>
        <w:numPr>
          <w:ilvl w:val="0"/>
          <w:numId w:val="2"/>
        </w:numPr>
        <w:tabs>
          <w:tab w:val="left" w:pos="408"/>
        </w:tabs>
        <w:ind w:left="408" w:hanging="243"/>
      </w:pPr>
      <w:r>
        <w:t>Training</w:t>
      </w:r>
      <w:r>
        <w:rPr>
          <w:spacing w:val="-8"/>
        </w:rPr>
        <w:t xml:space="preserve"> </w:t>
      </w:r>
      <w:r>
        <w:t>on</w:t>
      </w:r>
      <w:r>
        <w:rPr>
          <w:spacing w:val="-5"/>
        </w:rPr>
        <w:t xml:space="preserve"> </w:t>
      </w:r>
      <w:r>
        <w:t>the</w:t>
      </w:r>
      <w:r>
        <w:rPr>
          <w:spacing w:val="-5"/>
        </w:rPr>
        <w:t xml:space="preserve"> </w:t>
      </w:r>
      <w:proofErr w:type="spellStart"/>
      <w:r>
        <w:t>behavioural</w:t>
      </w:r>
      <w:proofErr w:type="spellEnd"/>
      <w:r>
        <w:rPr>
          <w:spacing w:val="-5"/>
        </w:rPr>
        <w:t xml:space="preserve"> </w:t>
      </w:r>
      <w:r>
        <w:t>task</w:t>
      </w:r>
      <w:r>
        <w:rPr>
          <w:spacing w:val="-5"/>
        </w:rPr>
        <w:t xml:space="preserve"> </w:t>
      </w:r>
      <w:r>
        <w:t>and</w:t>
      </w:r>
      <w:r>
        <w:rPr>
          <w:spacing w:val="-5"/>
        </w:rPr>
        <w:t xml:space="preserve"> </w:t>
      </w:r>
      <w:r>
        <w:t>titration</w:t>
      </w:r>
      <w:r>
        <w:rPr>
          <w:spacing w:val="-5"/>
        </w:rPr>
        <w:t xml:space="preserve"> </w:t>
      </w:r>
      <w:r>
        <w:t>of</w:t>
      </w:r>
      <w:r>
        <w:rPr>
          <w:spacing w:val="-5"/>
        </w:rPr>
        <w:t xml:space="preserve"> </w:t>
      </w:r>
      <w:r>
        <w:t>the</w:t>
      </w:r>
      <w:r>
        <w:rPr>
          <w:spacing w:val="-5"/>
        </w:rPr>
        <w:t xml:space="preserve"> </w:t>
      </w:r>
      <w:r>
        <w:t>visual</w:t>
      </w:r>
      <w:r>
        <w:rPr>
          <w:spacing w:val="-5"/>
        </w:rPr>
        <w:t xml:space="preserve"> </w:t>
      </w:r>
      <w:r>
        <w:rPr>
          <w:spacing w:val="-2"/>
        </w:rPr>
        <w:t>stimulus</w:t>
      </w:r>
    </w:p>
    <w:p w14:paraId="258607EA" w14:textId="77777777" w:rsidR="002F055F" w:rsidRDefault="002F055F">
      <w:pPr>
        <w:pStyle w:val="BodyText"/>
        <w:spacing w:before="27"/>
        <w:rPr>
          <w:b/>
        </w:rPr>
      </w:pPr>
    </w:p>
    <w:p w14:paraId="21EA54CE" w14:textId="77777777" w:rsidR="002F055F" w:rsidRDefault="00DA701C">
      <w:pPr>
        <w:pStyle w:val="BodyText"/>
        <w:ind w:left="165" w:right="160" w:hanging="1"/>
        <w:jc w:val="both"/>
      </w:pPr>
      <w:r>
        <w:t xml:space="preserve">The visual stimuli are presented to participants using an Arduino-based device controlled by the experimenter through a Java program </w:t>
      </w:r>
      <w:r>
        <w:rPr>
          <w:i/>
        </w:rPr>
        <w:t xml:space="preserve">(see SOP 2 – Setting up and using the </w:t>
      </w:r>
      <w:proofErr w:type="spellStart"/>
      <w:r>
        <w:rPr>
          <w:i/>
        </w:rPr>
        <w:t>tACS</w:t>
      </w:r>
      <w:proofErr w:type="spellEnd"/>
      <w:r>
        <w:rPr>
          <w:i/>
        </w:rPr>
        <w:t xml:space="preserve"> Challenge</w:t>
      </w:r>
      <w:r>
        <w:rPr>
          <w:i/>
          <w:spacing w:val="-10"/>
        </w:rPr>
        <w:t xml:space="preserve"> </w:t>
      </w:r>
      <w:r>
        <w:rPr>
          <w:i/>
        </w:rPr>
        <w:t>Device)</w:t>
      </w:r>
      <w:r>
        <w:t>.</w:t>
      </w:r>
      <w:r>
        <w:rPr>
          <w:spacing w:val="-10"/>
        </w:rPr>
        <w:t xml:space="preserve"> </w:t>
      </w:r>
      <w:r>
        <w:t>This</w:t>
      </w:r>
      <w:r>
        <w:rPr>
          <w:spacing w:val="-10"/>
        </w:rPr>
        <w:t xml:space="preserve"> </w:t>
      </w:r>
      <w:r>
        <w:t>device</w:t>
      </w:r>
      <w:r>
        <w:rPr>
          <w:spacing w:val="-10"/>
        </w:rPr>
        <w:t xml:space="preserve"> </w:t>
      </w:r>
      <w:r>
        <w:t>consists</w:t>
      </w:r>
      <w:r>
        <w:rPr>
          <w:spacing w:val="-10"/>
        </w:rPr>
        <w:t xml:space="preserve"> </w:t>
      </w:r>
      <w:r>
        <w:t>of</w:t>
      </w:r>
      <w:r>
        <w:rPr>
          <w:spacing w:val="-10"/>
        </w:rPr>
        <w:t xml:space="preserve"> </w:t>
      </w:r>
      <w:r>
        <w:t>a</w:t>
      </w:r>
      <w:r>
        <w:rPr>
          <w:spacing w:val="-10"/>
        </w:rPr>
        <w:t xml:space="preserve"> </w:t>
      </w:r>
      <w:r>
        <w:t>small</w:t>
      </w:r>
      <w:r>
        <w:rPr>
          <w:spacing w:val="-9"/>
        </w:rPr>
        <w:t xml:space="preserve"> </w:t>
      </w:r>
      <w:r>
        <w:t>console</w:t>
      </w:r>
      <w:r>
        <w:rPr>
          <w:spacing w:val="-10"/>
        </w:rPr>
        <w:t xml:space="preserve"> </w:t>
      </w:r>
      <w:r>
        <w:t>containing</w:t>
      </w:r>
      <w:r>
        <w:rPr>
          <w:spacing w:val="-10"/>
        </w:rPr>
        <w:t xml:space="preserve"> </w:t>
      </w:r>
      <w:r>
        <w:t>six</w:t>
      </w:r>
      <w:r>
        <w:rPr>
          <w:spacing w:val="-10"/>
        </w:rPr>
        <w:t xml:space="preserve"> </w:t>
      </w:r>
      <w:r>
        <w:t>LED</w:t>
      </w:r>
      <w:r>
        <w:rPr>
          <w:spacing w:val="-10"/>
        </w:rPr>
        <w:t xml:space="preserve"> </w:t>
      </w:r>
      <w:r>
        <w:t>lights</w:t>
      </w:r>
      <w:r>
        <w:rPr>
          <w:spacing w:val="-10"/>
        </w:rPr>
        <w:t xml:space="preserve"> </w:t>
      </w:r>
      <w:r>
        <w:t>arranged in</w:t>
      </w:r>
      <w:r>
        <w:rPr>
          <w:spacing w:val="-3"/>
        </w:rPr>
        <w:t xml:space="preserve"> </w:t>
      </w:r>
      <w:r>
        <w:t>a</w:t>
      </w:r>
      <w:r>
        <w:rPr>
          <w:spacing w:val="-3"/>
        </w:rPr>
        <w:t xml:space="preserve"> </w:t>
      </w:r>
      <w:r>
        <w:t>specific</w:t>
      </w:r>
      <w:r>
        <w:rPr>
          <w:spacing w:val="-3"/>
        </w:rPr>
        <w:t xml:space="preserve"> </w:t>
      </w:r>
      <w:r>
        <w:t>configuration.</w:t>
      </w:r>
      <w:r>
        <w:rPr>
          <w:spacing w:val="-3"/>
        </w:rPr>
        <w:t xml:space="preserve"> </w:t>
      </w:r>
      <w:r>
        <w:t>[Note</w:t>
      </w:r>
      <w:r>
        <w:rPr>
          <w:spacing w:val="-3"/>
        </w:rPr>
        <w:t xml:space="preserve"> </w:t>
      </w:r>
      <w:r>
        <w:t>that</w:t>
      </w:r>
      <w:r>
        <w:rPr>
          <w:spacing w:val="-3"/>
        </w:rPr>
        <w:t xml:space="preserve"> </w:t>
      </w:r>
      <w:r>
        <w:t>part</w:t>
      </w:r>
      <w:r>
        <w:rPr>
          <w:spacing w:val="-3"/>
        </w:rPr>
        <w:t xml:space="preserve"> </w:t>
      </w:r>
      <w:r>
        <w:t>of</w:t>
      </w:r>
      <w:r>
        <w:rPr>
          <w:spacing w:val="-3"/>
        </w:rPr>
        <w:t xml:space="preserve"> </w:t>
      </w:r>
      <w:r>
        <w:t>the</w:t>
      </w:r>
      <w:r>
        <w:rPr>
          <w:spacing w:val="-3"/>
        </w:rPr>
        <w:t xml:space="preserve"> </w:t>
      </w:r>
      <w:r>
        <w:t>following</w:t>
      </w:r>
      <w:r>
        <w:rPr>
          <w:spacing w:val="-3"/>
        </w:rPr>
        <w:t xml:space="preserve"> </w:t>
      </w:r>
      <w:r>
        <w:t>description</w:t>
      </w:r>
      <w:r>
        <w:rPr>
          <w:spacing w:val="-3"/>
        </w:rPr>
        <w:t xml:space="preserve"> </w:t>
      </w:r>
      <w:r>
        <w:t>is</w:t>
      </w:r>
      <w:r>
        <w:rPr>
          <w:spacing w:val="-3"/>
        </w:rPr>
        <w:t xml:space="preserve"> </w:t>
      </w:r>
      <w:r>
        <w:t>repeated</w:t>
      </w:r>
      <w:r>
        <w:rPr>
          <w:spacing w:val="-3"/>
        </w:rPr>
        <w:t xml:space="preserve"> </w:t>
      </w:r>
      <w:r>
        <w:t>below</w:t>
      </w:r>
      <w:r>
        <w:rPr>
          <w:spacing w:val="-3"/>
        </w:rPr>
        <w:t xml:space="preserve"> </w:t>
      </w:r>
      <w:r>
        <w:t>in</w:t>
      </w:r>
      <w:r>
        <w:rPr>
          <w:spacing w:val="-3"/>
        </w:rPr>
        <w:t xml:space="preserve"> </w:t>
      </w:r>
      <w:r>
        <w:t xml:space="preserve">the “Main </w:t>
      </w:r>
      <w:proofErr w:type="spellStart"/>
      <w:r>
        <w:t>behavioural</w:t>
      </w:r>
      <w:proofErr w:type="spellEnd"/>
      <w:r>
        <w:t xml:space="preserve"> task” section]. This step should take approximately 10 min.</w:t>
      </w:r>
    </w:p>
    <w:p w14:paraId="35C4308A" w14:textId="77777777" w:rsidR="002F055F" w:rsidRDefault="002F055F">
      <w:pPr>
        <w:pStyle w:val="BodyText"/>
        <w:spacing w:before="29"/>
      </w:pPr>
    </w:p>
    <w:p w14:paraId="4286DF78" w14:textId="77777777" w:rsidR="002F055F" w:rsidRDefault="00DA701C" w:rsidP="001606DF">
      <w:pPr>
        <w:pStyle w:val="ListParagraph"/>
        <w:numPr>
          <w:ilvl w:val="1"/>
          <w:numId w:val="2"/>
        </w:numPr>
        <w:tabs>
          <w:tab w:val="left" w:pos="728"/>
          <w:tab w:val="left" w:pos="732"/>
        </w:tabs>
        <w:spacing w:before="1" w:line="237" w:lineRule="auto"/>
        <w:ind w:right="158"/>
      </w:pPr>
      <w:r>
        <w:t>Participants are seated comfortably 1 meter from the LED array in a dimly illuminated, soundproof room.</w:t>
      </w:r>
    </w:p>
    <w:p w14:paraId="4B37E76B" w14:textId="77777777" w:rsidR="002F055F" w:rsidRDefault="002F055F">
      <w:pPr>
        <w:pStyle w:val="BodyText"/>
        <w:spacing w:before="4"/>
      </w:pPr>
    </w:p>
    <w:p w14:paraId="3AB5D222" w14:textId="77777777" w:rsidR="002F055F" w:rsidRDefault="00DA701C" w:rsidP="001606DF">
      <w:pPr>
        <w:pStyle w:val="ListParagraph"/>
        <w:numPr>
          <w:ilvl w:val="1"/>
          <w:numId w:val="2"/>
        </w:numPr>
        <w:tabs>
          <w:tab w:val="left" w:pos="728"/>
          <w:tab w:val="left" w:pos="732"/>
        </w:tabs>
        <w:spacing w:line="237" w:lineRule="auto"/>
        <w:ind w:right="158"/>
      </w:pPr>
      <w:r>
        <w:t>During the tasks, participants are instructed to maintain focus on a central LED light, denoted as '0', which remains constant in brightness throughout the task.</w:t>
      </w:r>
    </w:p>
    <w:p w14:paraId="6C4B2928" w14:textId="77777777" w:rsidR="002F055F" w:rsidRDefault="002F055F">
      <w:pPr>
        <w:pStyle w:val="BodyText"/>
        <w:spacing w:before="2"/>
      </w:pPr>
    </w:p>
    <w:p w14:paraId="1A76D653" w14:textId="77777777" w:rsidR="002F055F" w:rsidRDefault="00DA701C" w:rsidP="001606DF">
      <w:pPr>
        <w:pStyle w:val="ListParagraph"/>
        <w:numPr>
          <w:ilvl w:val="1"/>
          <w:numId w:val="2"/>
        </w:numPr>
        <w:tabs>
          <w:tab w:val="left" w:pos="729"/>
        </w:tabs>
        <w:ind w:left="729" w:hanging="564"/>
      </w:pPr>
      <w:r>
        <w:t>Participants</w:t>
      </w:r>
      <w:r>
        <w:rPr>
          <w:spacing w:val="-9"/>
        </w:rPr>
        <w:t xml:space="preserve"> </w:t>
      </w:r>
      <w:r>
        <w:t>are</w:t>
      </w:r>
      <w:r>
        <w:rPr>
          <w:spacing w:val="-9"/>
        </w:rPr>
        <w:t xml:space="preserve"> </w:t>
      </w:r>
      <w:r>
        <w:t>asked</w:t>
      </w:r>
      <w:r>
        <w:rPr>
          <w:spacing w:val="-9"/>
        </w:rPr>
        <w:t xml:space="preserve"> </w:t>
      </w:r>
      <w:r>
        <w:t>to</w:t>
      </w:r>
      <w:r>
        <w:rPr>
          <w:spacing w:val="-9"/>
        </w:rPr>
        <w:t xml:space="preserve"> </w:t>
      </w:r>
      <w:r>
        <w:t>maintain</w:t>
      </w:r>
      <w:r>
        <w:rPr>
          <w:spacing w:val="-9"/>
        </w:rPr>
        <w:t xml:space="preserve"> </w:t>
      </w:r>
      <w:r>
        <w:t>fixation</w:t>
      </w:r>
      <w:r>
        <w:rPr>
          <w:spacing w:val="-9"/>
        </w:rPr>
        <w:t xml:space="preserve"> </w:t>
      </w:r>
      <w:r>
        <w:t>and</w:t>
      </w:r>
      <w:r>
        <w:rPr>
          <w:spacing w:val="-9"/>
        </w:rPr>
        <w:t xml:space="preserve"> </w:t>
      </w:r>
      <w:r>
        <w:t>avoid</w:t>
      </w:r>
      <w:r>
        <w:rPr>
          <w:spacing w:val="-9"/>
        </w:rPr>
        <w:t xml:space="preserve"> </w:t>
      </w:r>
      <w:r>
        <w:t>excessive</w:t>
      </w:r>
      <w:r>
        <w:rPr>
          <w:spacing w:val="-9"/>
        </w:rPr>
        <w:t xml:space="preserve"> </w:t>
      </w:r>
      <w:r>
        <w:t>blinking</w:t>
      </w:r>
      <w:r>
        <w:rPr>
          <w:spacing w:val="-9"/>
        </w:rPr>
        <w:t xml:space="preserve"> </w:t>
      </w:r>
      <w:r>
        <w:t>during</w:t>
      </w:r>
      <w:r>
        <w:rPr>
          <w:spacing w:val="-9"/>
        </w:rPr>
        <w:t xml:space="preserve"> </w:t>
      </w:r>
      <w:r>
        <w:t>the</w:t>
      </w:r>
      <w:r>
        <w:rPr>
          <w:spacing w:val="-9"/>
        </w:rPr>
        <w:t xml:space="preserve"> </w:t>
      </w:r>
      <w:r>
        <w:rPr>
          <w:spacing w:val="-2"/>
        </w:rPr>
        <w:t>task.</w:t>
      </w:r>
    </w:p>
    <w:p w14:paraId="5C08EC1E" w14:textId="77777777" w:rsidR="002F055F" w:rsidRDefault="00DA701C" w:rsidP="001606DF">
      <w:pPr>
        <w:pStyle w:val="ListParagraph"/>
        <w:numPr>
          <w:ilvl w:val="1"/>
          <w:numId w:val="2"/>
        </w:numPr>
        <w:tabs>
          <w:tab w:val="left" w:pos="728"/>
          <w:tab w:val="left" w:pos="732"/>
        </w:tabs>
        <w:spacing w:before="251"/>
        <w:ind w:right="160"/>
      </w:pPr>
      <w:r>
        <w:t xml:space="preserve">While all LEDs are continuously lit, any of the LEDs, but never more than one (or none at all) can change their luminance for 10 </w:t>
      </w:r>
      <w:proofErr w:type="spellStart"/>
      <w:r>
        <w:t>ms</w:t>
      </w:r>
      <w:proofErr w:type="spellEnd"/>
      <w:r>
        <w:t xml:space="preserve"> without any preceding temporal or spatial </w:t>
      </w:r>
      <w:r>
        <w:rPr>
          <w:spacing w:val="-4"/>
        </w:rPr>
        <w:t>cue.</w:t>
      </w:r>
    </w:p>
    <w:p w14:paraId="5D571D0E" w14:textId="77777777" w:rsidR="002F055F" w:rsidRDefault="002F055F">
      <w:pPr>
        <w:pStyle w:val="BodyText"/>
        <w:spacing w:before="1"/>
      </w:pPr>
    </w:p>
    <w:p w14:paraId="720279F9" w14:textId="77777777" w:rsidR="002F055F" w:rsidRDefault="00DA701C" w:rsidP="001606DF">
      <w:pPr>
        <w:pStyle w:val="ListParagraph"/>
        <w:numPr>
          <w:ilvl w:val="1"/>
          <w:numId w:val="2"/>
        </w:numPr>
        <w:tabs>
          <w:tab w:val="left" w:pos="728"/>
          <w:tab w:val="left" w:pos="732"/>
        </w:tabs>
        <w:ind w:right="155"/>
      </w:pPr>
      <w:r>
        <w:t>Participants are asked to detect changes in brightness occurring in their lower left and right peri-foveal visual fields, i.e., the surrounding LED lights, numbered '1' through '5', undergo changes in brightness individually, one at a time.</w:t>
      </w:r>
    </w:p>
    <w:p w14:paraId="640E4821" w14:textId="77777777" w:rsidR="002F055F" w:rsidRDefault="002F055F">
      <w:pPr>
        <w:pStyle w:val="BodyText"/>
        <w:spacing w:before="1"/>
      </w:pPr>
    </w:p>
    <w:p w14:paraId="12F211CD" w14:textId="77777777" w:rsidR="002F055F" w:rsidRDefault="00DA701C" w:rsidP="001606DF">
      <w:pPr>
        <w:pStyle w:val="ListParagraph"/>
        <w:numPr>
          <w:ilvl w:val="1"/>
          <w:numId w:val="2"/>
        </w:numPr>
        <w:tabs>
          <w:tab w:val="left" w:pos="728"/>
          <w:tab w:val="left" w:pos="732"/>
        </w:tabs>
        <w:ind w:right="157"/>
      </w:pPr>
      <w:r>
        <w:t>Participants</w:t>
      </w:r>
      <w:r>
        <w:rPr>
          <w:spacing w:val="-2"/>
        </w:rPr>
        <w:t xml:space="preserve"> </w:t>
      </w:r>
      <w:r>
        <w:t>are</w:t>
      </w:r>
      <w:r>
        <w:rPr>
          <w:spacing w:val="-2"/>
        </w:rPr>
        <w:t xml:space="preserve"> </w:t>
      </w:r>
      <w:r>
        <w:t>instructed</w:t>
      </w:r>
      <w:r>
        <w:rPr>
          <w:spacing w:val="-2"/>
        </w:rPr>
        <w:t xml:space="preserve"> </w:t>
      </w:r>
      <w:r>
        <w:t>to</w:t>
      </w:r>
      <w:r>
        <w:rPr>
          <w:spacing w:val="-2"/>
        </w:rPr>
        <w:t xml:space="preserve"> </w:t>
      </w:r>
      <w:r>
        <w:t>press</w:t>
      </w:r>
      <w:r>
        <w:rPr>
          <w:spacing w:val="-2"/>
        </w:rPr>
        <w:t xml:space="preserve"> </w:t>
      </w:r>
      <w:r>
        <w:t>a</w:t>
      </w:r>
      <w:r>
        <w:rPr>
          <w:spacing w:val="-2"/>
        </w:rPr>
        <w:t xml:space="preserve"> </w:t>
      </w:r>
      <w:r>
        <w:t>button</w:t>
      </w:r>
      <w:r>
        <w:rPr>
          <w:spacing w:val="-2"/>
        </w:rPr>
        <w:t xml:space="preserve"> </w:t>
      </w:r>
      <w:r>
        <w:t>with</w:t>
      </w:r>
      <w:r>
        <w:rPr>
          <w:spacing w:val="-2"/>
        </w:rPr>
        <w:t xml:space="preserve"> </w:t>
      </w:r>
      <w:r>
        <w:t>their</w:t>
      </w:r>
      <w:r>
        <w:rPr>
          <w:spacing w:val="-2"/>
        </w:rPr>
        <w:t xml:space="preserve"> </w:t>
      </w:r>
      <w:r>
        <w:t>dominant</w:t>
      </w:r>
      <w:r>
        <w:rPr>
          <w:spacing w:val="-2"/>
        </w:rPr>
        <w:t xml:space="preserve"> </w:t>
      </w:r>
      <w:r>
        <w:t>hand</w:t>
      </w:r>
      <w:r>
        <w:rPr>
          <w:spacing w:val="-2"/>
        </w:rPr>
        <w:t xml:space="preserve"> </w:t>
      </w:r>
      <w:r>
        <w:t>index</w:t>
      </w:r>
      <w:r>
        <w:rPr>
          <w:spacing w:val="-2"/>
        </w:rPr>
        <w:t xml:space="preserve"> </w:t>
      </w:r>
      <w:r>
        <w:t>finger</w:t>
      </w:r>
      <w:r>
        <w:rPr>
          <w:spacing w:val="-2"/>
        </w:rPr>
        <w:t xml:space="preserve"> </w:t>
      </w:r>
      <w:r>
        <w:t>upon detecting a target, i.e., change in brightness in any of the peripheral LED lights.</w:t>
      </w:r>
    </w:p>
    <w:p w14:paraId="6BA1A9F4" w14:textId="77777777" w:rsidR="002F055F" w:rsidRDefault="00DA701C" w:rsidP="001606DF">
      <w:pPr>
        <w:pStyle w:val="ListParagraph"/>
        <w:numPr>
          <w:ilvl w:val="1"/>
          <w:numId w:val="2"/>
        </w:numPr>
        <w:tabs>
          <w:tab w:val="left" w:pos="728"/>
          <w:tab w:val="left" w:pos="732"/>
        </w:tabs>
        <w:spacing w:before="252"/>
        <w:ind w:right="156"/>
      </w:pPr>
      <w:r>
        <w:t>The brightness change intensity for the first stimulation block is determined based on the</w:t>
      </w:r>
      <w:r>
        <w:rPr>
          <w:spacing w:val="-13"/>
        </w:rPr>
        <w:t xml:space="preserve"> </w:t>
      </w:r>
      <w:r>
        <w:t>participant's</w:t>
      </w:r>
      <w:r>
        <w:rPr>
          <w:spacing w:val="-12"/>
        </w:rPr>
        <w:t xml:space="preserve"> </w:t>
      </w:r>
      <w:r>
        <w:t>performance</w:t>
      </w:r>
      <w:r>
        <w:rPr>
          <w:spacing w:val="-13"/>
        </w:rPr>
        <w:t xml:space="preserve"> </w:t>
      </w:r>
      <w:r>
        <w:t>in</w:t>
      </w:r>
      <w:r>
        <w:rPr>
          <w:spacing w:val="-13"/>
        </w:rPr>
        <w:t xml:space="preserve"> </w:t>
      </w:r>
      <w:r>
        <w:t>the</w:t>
      </w:r>
      <w:r>
        <w:rPr>
          <w:spacing w:val="-13"/>
        </w:rPr>
        <w:t xml:space="preserve"> </w:t>
      </w:r>
      <w:r>
        <w:t>preceding</w:t>
      </w:r>
      <w:r>
        <w:rPr>
          <w:spacing w:val="-13"/>
        </w:rPr>
        <w:t xml:space="preserve"> </w:t>
      </w:r>
      <w:proofErr w:type="spellStart"/>
      <w:r>
        <w:t>behavioural</w:t>
      </w:r>
      <w:proofErr w:type="spellEnd"/>
      <w:r>
        <w:rPr>
          <w:spacing w:val="-12"/>
        </w:rPr>
        <w:t xml:space="preserve"> </w:t>
      </w:r>
      <w:r>
        <w:t>block</w:t>
      </w:r>
      <w:r>
        <w:rPr>
          <w:spacing w:val="-12"/>
        </w:rPr>
        <w:t xml:space="preserve"> </w:t>
      </w:r>
      <w:r>
        <w:t>for</w:t>
      </w:r>
      <w:r>
        <w:rPr>
          <w:spacing w:val="-12"/>
        </w:rPr>
        <w:t xml:space="preserve"> </w:t>
      </w:r>
      <w:r>
        <w:t>titration</w:t>
      </w:r>
      <w:r>
        <w:rPr>
          <w:spacing w:val="-13"/>
        </w:rPr>
        <w:t xml:space="preserve"> </w:t>
      </w:r>
      <w:r>
        <w:t>of</w:t>
      </w:r>
      <w:r>
        <w:rPr>
          <w:spacing w:val="-12"/>
        </w:rPr>
        <w:t xml:space="preserve"> </w:t>
      </w:r>
      <w:r>
        <w:t>the</w:t>
      </w:r>
      <w:r>
        <w:rPr>
          <w:spacing w:val="-13"/>
        </w:rPr>
        <w:t xml:space="preserve"> </w:t>
      </w:r>
      <w:r>
        <w:t xml:space="preserve">visual </w:t>
      </w:r>
      <w:r>
        <w:rPr>
          <w:spacing w:val="-2"/>
        </w:rPr>
        <w:t>stimulus.</w:t>
      </w:r>
    </w:p>
    <w:p w14:paraId="3401F698" w14:textId="77777777" w:rsidR="002F055F" w:rsidRDefault="002F055F">
      <w:pPr>
        <w:pStyle w:val="BodyText"/>
        <w:spacing w:before="25"/>
      </w:pPr>
    </w:p>
    <w:p w14:paraId="4A5DEFEC" w14:textId="76F31621" w:rsidR="002F055F" w:rsidRDefault="00DA701C" w:rsidP="001606DF">
      <w:pPr>
        <w:pStyle w:val="ListParagraph"/>
        <w:numPr>
          <w:ilvl w:val="1"/>
          <w:numId w:val="2"/>
        </w:numPr>
        <w:tabs>
          <w:tab w:val="left" w:pos="728"/>
          <w:tab w:val="left" w:pos="732"/>
        </w:tabs>
        <w:ind w:right="158"/>
      </w:pPr>
      <w:r>
        <w:t>The staircase procedure to titrate the change intensity of the target can be executed directly from the GUI controlling the Arduino. Base brightness controls the intensity of background</w:t>
      </w:r>
      <w:r>
        <w:rPr>
          <w:spacing w:val="-9"/>
        </w:rPr>
        <w:t xml:space="preserve"> </w:t>
      </w:r>
      <w:r>
        <w:t>LEDs</w:t>
      </w:r>
      <w:r>
        <w:rPr>
          <w:spacing w:val="-9"/>
        </w:rPr>
        <w:t xml:space="preserve"> </w:t>
      </w:r>
      <w:r>
        <w:t>and</w:t>
      </w:r>
      <w:r>
        <w:rPr>
          <w:spacing w:val="-9"/>
        </w:rPr>
        <w:t xml:space="preserve"> </w:t>
      </w:r>
      <w:r>
        <w:t>should</w:t>
      </w:r>
      <w:r>
        <w:rPr>
          <w:spacing w:val="-9"/>
        </w:rPr>
        <w:t xml:space="preserve"> </w:t>
      </w:r>
      <w:r>
        <w:t>be</w:t>
      </w:r>
      <w:r>
        <w:rPr>
          <w:spacing w:val="-9"/>
        </w:rPr>
        <w:t xml:space="preserve"> </w:t>
      </w:r>
      <w:r>
        <w:t>set</w:t>
      </w:r>
      <w:r>
        <w:rPr>
          <w:spacing w:val="-9"/>
        </w:rPr>
        <w:t xml:space="preserve"> </w:t>
      </w:r>
      <w:r>
        <w:t>to</w:t>
      </w:r>
      <w:r>
        <w:rPr>
          <w:spacing w:val="-9"/>
        </w:rPr>
        <w:t xml:space="preserve"> </w:t>
      </w:r>
      <w:r>
        <w:t>0.2.</w:t>
      </w:r>
      <w:r>
        <w:rPr>
          <w:spacing w:val="-9"/>
        </w:rPr>
        <w:t xml:space="preserve"> </w:t>
      </w:r>
      <w:r>
        <w:t>Target</w:t>
      </w:r>
      <w:r>
        <w:rPr>
          <w:spacing w:val="-9"/>
        </w:rPr>
        <w:t xml:space="preserve"> </w:t>
      </w:r>
      <w:r>
        <w:t>brightness</w:t>
      </w:r>
      <w:r>
        <w:rPr>
          <w:spacing w:val="-9"/>
        </w:rPr>
        <w:t xml:space="preserve"> </w:t>
      </w:r>
      <w:r>
        <w:t>controls</w:t>
      </w:r>
      <w:r>
        <w:rPr>
          <w:spacing w:val="-9"/>
        </w:rPr>
        <w:t xml:space="preserve"> </w:t>
      </w:r>
      <w:r>
        <w:t>the</w:t>
      </w:r>
      <w:r>
        <w:rPr>
          <w:spacing w:val="-9"/>
        </w:rPr>
        <w:t xml:space="preserve"> </w:t>
      </w:r>
      <w:r>
        <w:t>initial</w:t>
      </w:r>
      <w:r>
        <w:rPr>
          <w:spacing w:val="-10"/>
        </w:rPr>
        <w:t xml:space="preserve"> </w:t>
      </w:r>
      <w:r>
        <w:t>change intensity of the target and should be set to 0.4. The step size parameter controls the initial</w:t>
      </w:r>
      <w:r>
        <w:rPr>
          <w:spacing w:val="-14"/>
        </w:rPr>
        <w:t xml:space="preserve"> </w:t>
      </w:r>
      <w:r>
        <w:t>size</w:t>
      </w:r>
      <w:r>
        <w:rPr>
          <w:spacing w:val="-15"/>
        </w:rPr>
        <w:t xml:space="preserve"> </w:t>
      </w:r>
      <w:r>
        <w:t>of</w:t>
      </w:r>
      <w:r>
        <w:rPr>
          <w:spacing w:val="-14"/>
        </w:rPr>
        <w:t xml:space="preserve"> </w:t>
      </w:r>
      <w:r>
        <w:t>the</w:t>
      </w:r>
      <w:r>
        <w:rPr>
          <w:spacing w:val="-15"/>
        </w:rPr>
        <w:t xml:space="preserve"> </w:t>
      </w:r>
      <w:r>
        <w:t>change</w:t>
      </w:r>
      <w:r>
        <w:rPr>
          <w:spacing w:val="-15"/>
        </w:rPr>
        <w:t xml:space="preserve"> </w:t>
      </w:r>
      <w:r>
        <w:t>with</w:t>
      </w:r>
      <w:r>
        <w:rPr>
          <w:spacing w:val="-15"/>
        </w:rPr>
        <w:t xml:space="preserve"> </w:t>
      </w:r>
      <w:r>
        <w:t>every</w:t>
      </w:r>
      <w:r>
        <w:rPr>
          <w:spacing w:val="-15"/>
        </w:rPr>
        <w:t xml:space="preserve"> </w:t>
      </w:r>
      <w:r>
        <w:t>trial</w:t>
      </w:r>
      <w:r>
        <w:rPr>
          <w:spacing w:val="-14"/>
        </w:rPr>
        <w:t xml:space="preserve"> </w:t>
      </w:r>
      <w:r>
        <w:t>in</w:t>
      </w:r>
      <w:r>
        <w:rPr>
          <w:spacing w:val="-15"/>
        </w:rPr>
        <w:t xml:space="preserve"> </w:t>
      </w:r>
      <w:r>
        <w:t>the</w:t>
      </w:r>
      <w:r>
        <w:rPr>
          <w:spacing w:val="-15"/>
        </w:rPr>
        <w:t xml:space="preserve"> </w:t>
      </w:r>
      <w:r>
        <w:t>staircase</w:t>
      </w:r>
      <w:r>
        <w:rPr>
          <w:spacing w:val="-15"/>
        </w:rPr>
        <w:t xml:space="preserve"> </w:t>
      </w:r>
      <w:r>
        <w:t>and</w:t>
      </w:r>
      <w:r>
        <w:rPr>
          <w:spacing w:val="-15"/>
        </w:rPr>
        <w:t xml:space="preserve"> </w:t>
      </w:r>
      <w:r>
        <w:t>should</w:t>
      </w:r>
      <w:r>
        <w:rPr>
          <w:spacing w:val="-15"/>
        </w:rPr>
        <w:t xml:space="preserve"> </w:t>
      </w:r>
      <w:r>
        <w:t>be</w:t>
      </w:r>
      <w:r>
        <w:rPr>
          <w:spacing w:val="-15"/>
        </w:rPr>
        <w:t xml:space="preserve"> </w:t>
      </w:r>
      <w:r>
        <w:t>set</w:t>
      </w:r>
      <w:r>
        <w:rPr>
          <w:spacing w:val="-14"/>
        </w:rPr>
        <w:t xml:space="preserve"> </w:t>
      </w:r>
      <w:r>
        <w:t>to</w:t>
      </w:r>
      <w:r>
        <w:rPr>
          <w:spacing w:val="-15"/>
        </w:rPr>
        <w:t xml:space="preserve"> </w:t>
      </w:r>
      <w:r>
        <w:t>0.</w:t>
      </w:r>
      <w:r w:rsidR="006E44CF">
        <w:t>19</w:t>
      </w:r>
      <w:r>
        <w:t>.</w:t>
      </w:r>
      <w:r>
        <w:rPr>
          <w:spacing w:val="-15"/>
        </w:rPr>
        <w:t xml:space="preserve"> </w:t>
      </w:r>
      <w:r>
        <w:t>Number of</w:t>
      </w:r>
      <w:r>
        <w:rPr>
          <w:spacing w:val="-13"/>
        </w:rPr>
        <w:t xml:space="preserve"> </w:t>
      </w:r>
      <w:r>
        <w:t>trials</w:t>
      </w:r>
      <w:r>
        <w:rPr>
          <w:spacing w:val="-13"/>
        </w:rPr>
        <w:t xml:space="preserve"> </w:t>
      </w:r>
      <w:r>
        <w:t>should</w:t>
      </w:r>
      <w:r>
        <w:rPr>
          <w:spacing w:val="-13"/>
        </w:rPr>
        <w:t xml:space="preserve"> </w:t>
      </w:r>
      <w:r>
        <w:t>be</w:t>
      </w:r>
      <w:r>
        <w:rPr>
          <w:spacing w:val="-13"/>
        </w:rPr>
        <w:t xml:space="preserve"> </w:t>
      </w:r>
      <w:r>
        <w:t>set</w:t>
      </w:r>
      <w:r>
        <w:rPr>
          <w:spacing w:val="-13"/>
        </w:rPr>
        <w:t xml:space="preserve"> </w:t>
      </w:r>
      <w:r>
        <w:t>to</w:t>
      </w:r>
      <w:r>
        <w:rPr>
          <w:spacing w:val="-13"/>
        </w:rPr>
        <w:t xml:space="preserve"> </w:t>
      </w:r>
      <w:r>
        <w:t>40,</w:t>
      </w:r>
      <w:r>
        <w:rPr>
          <w:spacing w:val="-13"/>
        </w:rPr>
        <w:t xml:space="preserve"> </w:t>
      </w:r>
      <w:r>
        <w:t>target</w:t>
      </w:r>
      <w:r>
        <w:rPr>
          <w:spacing w:val="-13"/>
        </w:rPr>
        <w:t xml:space="preserve"> </w:t>
      </w:r>
      <w:r>
        <w:t>latency</w:t>
      </w:r>
      <w:r>
        <w:rPr>
          <w:spacing w:val="-13"/>
        </w:rPr>
        <w:t xml:space="preserve"> </w:t>
      </w:r>
      <w:r>
        <w:t>ITI</w:t>
      </w:r>
      <w:r>
        <w:rPr>
          <w:spacing w:val="-13"/>
        </w:rPr>
        <w:t xml:space="preserve"> </w:t>
      </w:r>
      <w:r>
        <w:t>min</w:t>
      </w:r>
      <w:r>
        <w:rPr>
          <w:spacing w:val="-13"/>
        </w:rPr>
        <w:t xml:space="preserve"> </w:t>
      </w:r>
      <w:r>
        <w:t>and</w:t>
      </w:r>
      <w:r>
        <w:rPr>
          <w:spacing w:val="-13"/>
        </w:rPr>
        <w:t xml:space="preserve"> </w:t>
      </w:r>
      <w:r>
        <w:t>max</w:t>
      </w:r>
      <w:r>
        <w:rPr>
          <w:spacing w:val="-13"/>
        </w:rPr>
        <w:t xml:space="preserve"> </w:t>
      </w:r>
      <w:r>
        <w:t>should</w:t>
      </w:r>
      <w:r>
        <w:rPr>
          <w:spacing w:val="-14"/>
        </w:rPr>
        <w:t xml:space="preserve"> </w:t>
      </w:r>
      <w:r>
        <w:t>match</w:t>
      </w:r>
      <w:r>
        <w:rPr>
          <w:spacing w:val="-14"/>
        </w:rPr>
        <w:t xml:space="preserve"> </w:t>
      </w:r>
      <w:r>
        <w:t>the</w:t>
      </w:r>
      <w:r>
        <w:rPr>
          <w:spacing w:val="-14"/>
        </w:rPr>
        <w:t xml:space="preserve"> </w:t>
      </w:r>
      <w:r>
        <w:t>parameters in the main experiment. Num Miss should be 1, Num Hit should be 2 to implement a 2 up</w:t>
      </w:r>
      <w:r>
        <w:rPr>
          <w:spacing w:val="-2"/>
        </w:rPr>
        <w:t xml:space="preserve"> </w:t>
      </w:r>
      <w:r>
        <w:t>1</w:t>
      </w:r>
      <w:r>
        <w:rPr>
          <w:spacing w:val="-2"/>
        </w:rPr>
        <w:t xml:space="preserve"> </w:t>
      </w:r>
      <w:r>
        <w:t>down</w:t>
      </w:r>
      <w:r>
        <w:rPr>
          <w:spacing w:val="-2"/>
        </w:rPr>
        <w:t xml:space="preserve"> </w:t>
      </w:r>
      <w:r>
        <w:t>staircase</w:t>
      </w:r>
      <w:r>
        <w:rPr>
          <w:spacing w:val="-2"/>
        </w:rPr>
        <w:t xml:space="preserve"> </w:t>
      </w:r>
      <w:r>
        <w:t>procedure.</w:t>
      </w:r>
      <w:r>
        <w:rPr>
          <w:spacing w:val="-1"/>
        </w:rPr>
        <w:t xml:space="preserve"> </w:t>
      </w:r>
      <w:r>
        <w:t>If</w:t>
      </w:r>
      <w:r>
        <w:rPr>
          <w:spacing w:val="-1"/>
        </w:rPr>
        <w:t xml:space="preserve"> </w:t>
      </w:r>
      <w:r>
        <w:t>participants</w:t>
      </w:r>
      <w:r>
        <w:rPr>
          <w:spacing w:val="-2"/>
        </w:rPr>
        <w:t xml:space="preserve"> </w:t>
      </w:r>
      <w:r>
        <w:t>perceive</w:t>
      </w:r>
      <w:r>
        <w:rPr>
          <w:spacing w:val="-2"/>
        </w:rPr>
        <w:t xml:space="preserve"> </w:t>
      </w:r>
      <w:r>
        <w:t>the</w:t>
      </w:r>
      <w:r>
        <w:rPr>
          <w:spacing w:val="-2"/>
        </w:rPr>
        <w:t xml:space="preserve"> </w:t>
      </w:r>
      <w:r>
        <w:t>intensity</w:t>
      </w:r>
      <w:r>
        <w:rPr>
          <w:spacing w:val="-2"/>
        </w:rPr>
        <w:t xml:space="preserve"> </w:t>
      </w:r>
      <w:r>
        <w:t>of</w:t>
      </w:r>
      <w:r>
        <w:rPr>
          <w:spacing w:val="-1"/>
        </w:rPr>
        <w:t xml:space="preserve"> </w:t>
      </w:r>
      <w:r>
        <w:t>the</w:t>
      </w:r>
      <w:r>
        <w:rPr>
          <w:spacing w:val="-2"/>
        </w:rPr>
        <w:t xml:space="preserve"> </w:t>
      </w:r>
      <w:r>
        <w:t>LEDs</w:t>
      </w:r>
      <w:r>
        <w:rPr>
          <w:spacing w:val="-2"/>
        </w:rPr>
        <w:t xml:space="preserve"> </w:t>
      </w:r>
      <w:r>
        <w:t>as</w:t>
      </w:r>
      <w:r>
        <w:rPr>
          <w:spacing w:val="-2"/>
        </w:rPr>
        <w:t xml:space="preserve"> </w:t>
      </w:r>
      <w:r>
        <w:t>too bright, the base brightness parameter can be lowered to 0.1.</w:t>
      </w:r>
    </w:p>
    <w:p w14:paraId="10CA0E40" w14:textId="77777777" w:rsidR="002F055F" w:rsidRDefault="002F055F">
      <w:pPr>
        <w:pStyle w:val="BodyText"/>
      </w:pPr>
    </w:p>
    <w:p w14:paraId="329154BD" w14:textId="77777777" w:rsidR="002F055F" w:rsidRDefault="002F055F">
      <w:pPr>
        <w:pStyle w:val="BodyText"/>
      </w:pPr>
    </w:p>
    <w:p w14:paraId="0C6CA5F0" w14:textId="77777777" w:rsidR="002F055F" w:rsidRDefault="002F055F">
      <w:pPr>
        <w:pStyle w:val="BodyText"/>
      </w:pPr>
    </w:p>
    <w:p w14:paraId="3F26A268" w14:textId="77777777" w:rsidR="002F055F" w:rsidRDefault="002F055F">
      <w:pPr>
        <w:pStyle w:val="BodyText"/>
      </w:pPr>
    </w:p>
    <w:p w14:paraId="48314ECA" w14:textId="77777777" w:rsidR="002F055F" w:rsidRDefault="002F055F">
      <w:pPr>
        <w:pStyle w:val="BodyText"/>
        <w:spacing w:before="54"/>
      </w:pPr>
    </w:p>
    <w:p w14:paraId="26A88183" w14:textId="77777777" w:rsidR="002F055F" w:rsidRDefault="00DA701C" w:rsidP="001606DF">
      <w:pPr>
        <w:pStyle w:val="Heading1"/>
        <w:numPr>
          <w:ilvl w:val="0"/>
          <w:numId w:val="2"/>
        </w:numPr>
        <w:tabs>
          <w:tab w:val="left" w:pos="408"/>
        </w:tabs>
        <w:ind w:left="408" w:hanging="243"/>
      </w:pPr>
      <w:proofErr w:type="spellStart"/>
      <w:r>
        <w:t>tACS</w:t>
      </w:r>
      <w:proofErr w:type="spellEnd"/>
      <w:r>
        <w:rPr>
          <w:spacing w:val="-8"/>
        </w:rPr>
        <w:t xml:space="preserve"> </w:t>
      </w:r>
      <w:r>
        <w:t>stimulation</w:t>
      </w:r>
      <w:r>
        <w:rPr>
          <w:spacing w:val="-7"/>
        </w:rPr>
        <w:t xml:space="preserve"> </w:t>
      </w:r>
      <w:r>
        <w:t>intensity</w:t>
      </w:r>
      <w:r>
        <w:rPr>
          <w:spacing w:val="-7"/>
        </w:rPr>
        <w:t xml:space="preserve"> </w:t>
      </w:r>
      <w:r>
        <w:t>titration</w:t>
      </w:r>
      <w:r>
        <w:rPr>
          <w:spacing w:val="-7"/>
        </w:rPr>
        <w:t xml:space="preserve"> </w:t>
      </w:r>
      <w:r>
        <w:t>for</w:t>
      </w:r>
      <w:r>
        <w:rPr>
          <w:spacing w:val="-8"/>
        </w:rPr>
        <w:t xml:space="preserve"> </w:t>
      </w:r>
      <w:r>
        <w:t>phosphenes</w:t>
      </w:r>
      <w:r>
        <w:rPr>
          <w:spacing w:val="-7"/>
        </w:rPr>
        <w:t xml:space="preserve"> </w:t>
      </w:r>
      <w:r>
        <w:t>and</w:t>
      </w:r>
      <w:r>
        <w:rPr>
          <w:spacing w:val="-7"/>
        </w:rPr>
        <w:t xml:space="preserve"> </w:t>
      </w:r>
      <w:r>
        <w:t>cutaneous</w:t>
      </w:r>
      <w:r>
        <w:rPr>
          <w:spacing w:val="-7"/>
        </w:rPr>
        <w:t xml:space="preserve"> </w:t>
      </w:r>
      <w:r>
        <w:rPr>
          <w:spacing w:val="-2"/>
        </w:rPr>
        <w:t>sensation</w:t>
      </w:r>
    </w:p>
    <w:p w14:paraId="297D482C" w14:textId="77777777" w:rsidR="002F055F" w:rsidRDefault="002F055F">
      <w:pPr>
        <w:pStyle w:val="BodyText"/>
        <w:spacing w:before="26"/>
        <w:rPr>
          <w:b/>
        </w:rPr>
      </w:pPr>
    </w:p>
    <w:p w14:paraId="464681B2" w14:textId="77777777" w:rsidR="002F055F" w:rsidRDefault="00DA701C">
      <w:pPr>
        <w:pStyle w:val="BodyText"/>
        <w:spacing w:before="1"/>
        <w:ind w:left="165" w:right="164"/>
        <w:jc w:val="both"/>
      </w:pPr>
      <w:r>
        <w:t xml:space="preserve">Follow up SOP 4 – </w:t>
      </w:r>
      <w:proofErr w:type="spellStart"/>
      <w:r>
        <w:t>tACS</w:t>
      </w:r>
      <w:proofErr w:type="spellEnd"/>
      <w:r>
        <w:t xml:space="preserve"> stimulation intensity titration for phosphenes and cutaneous </w:t>
      </w:r>
      <w:r>
        <w:rPr>
          <w:spacing w:val="-2"/>
        </w:rPr>
        <w:t>sensation.</w:t>
      </w:r>
    </w:p>
    <w:p w14:paraId="19EA6EF8" w14:textId="77777777" w:rsidR="002F055F" w:rsidRDefault="002F055F">
      <w:pPr>
        <w:pStyle w:val="BodyText"/>
      </w:pPr>
    </w:p>
    <w:p w14:paraId="51AFE9BF" w14:textId="77777777" w:rsidR="002F055F" w:rsidRDefault="002F055F">
      <w:pPr>
        <w:pStyle w:val="BodyText"/>
      </w:pPr>
    </w:p>
    <w:p w14:paraId="64A7336E" w14:textId="77777777" w:rsidR="002F055F" w:rsidRDefault="002F055F">
      <w:pPr>
        <w:pStyle w:val="BodyText"/>
        <w:spacing w:before="54"/>
      </w:pPr>
    </w:p>
    <w:p w14:paraId="7D6CE424" w14:textId="77777777" w:rsidR="002F055F" w:rsidRDefault="00DA701C" w:rsidP="001606DF">
      <w:pPr>
        <w:pStyle w:val="Heading1"/>
        <w:numPr>
          <w:ilvl w:val="0"/>
          <w:numId w:val="2"/>
        </w:numPr>
        <w:tabs>
          <w:tab w:val="left" w:pos="408"/>
        </w:tabs>
        <w:spacing w:before="1"/>
        <w:ind w:left="408" w:hanging="243"/>
      </w:pPr>
      <w:r>
        <w:t>Main</w:t>
      </w:r>
      <w:r>
        <w:rPr>
          <w:spacing w:val="-8"/>
        </w:rPr>
        <w:t xml:space="preserve"> </w:t>
      </w:r>
      <w:proofErr w:type="spellStart"/>
      <w:r>
        <w:t>behavioural</w:t>
      </w:r>
      <w:proofErr w:type="spellEnd"/>
      <w:r>
        <w:rPr>
          <w:spacing w:val="-7"/>
        </w:rPr>
        <w:t xml:space="preserve"> </w:t>
      </w:r>
      <w:r>
        <w:rPr>
          <w:spacing w:val="-4"/>
        </w:rPr>
        <w:t>task</w:t>
      </w:r>
    </w:p>
    <w:p w14:paraId="55792978" w14:textId="77777777" w:rsidR="002F055F" w:rsidRDefault="002F055F">
      <w:pPr>
        <w:pStyle w:val="BodyText"/>
        <w:spacing w:before="26"/>
        <w:rPr>
          <w:b/>
        </w:rPr>
      </w:pPr>
    </w:p>
    <w:p w14:paraId="2438CC1E" w14:textId="77777777" w:rsidR="002F055F" w:rsidRDefault="00DA701C">
      <w:pPr>
        <w:pStyle w:val="BodyText"/>
        <w:spacing w:before="1"/>
        <w:ind w:left="165" w:right="157"/>
        <w:jc w:val="both"/>
      </w:pPr>
      <w:r>
        <w:t>A</w:t>
      </w:r>
      <w:r>
        <w:rPr>
          <w:spacing w:val="-9"/>
        </w:rPr>
        <w:t xml:space="preserve"> </w:t>
      </w:r>
      <w:r>
        <w:t>fixed</w:t>
      </w:r>
      <w:r>
        <w:rPr>
          <w:spacing w:val="-9"/>
        </w:rPr>
        <w:t xml:space="preserve"> </w:t>
      </w:r>
      <w:r>
        <w:t>frequency</w:t>
      </w:r>
      <w:r>
        <w:rPr>
          <w:spacing w:val="-9"/>
        </w:rPr>
        <w:t xml:space="preserve"> </w:t>
      </w:r>
      <w:r>
        <w:t>of</w:t>
      </w:r>
      <w:r>
        <w:rPr>
          <w:spacing w:val="-9"/>
        </w:rPr>
        <w:t xml:space="preserve"> </w:t>
      </w:r>
      <w:r>
        <w:t>10</w:t>
      </w:r>
      <w:r>
        <w:rPr>
          <w:spacing w:val="-9"/>
        </w:rPr>
        <w:t xml:space="preserve"> </w:t>
      </w:r>
      <w:r>
        <w:t>Hz</w:t>
      </w:r>
      <w:r>
        <w:rPr>
          <w:spacing w:val="-9"/>
        </w:rPr>
        <w:t xml:space="preserve"> </w:t>
      </w:r>
      <w:r>
        <w:t>will</w:t>
      </w:r>
      <w:r>
        <w:rPr>
          <w:spacing w:val="-9"/>
        </w:rPr>
        <w:t xml:space="preserve"> </w:t>
      </w:r>
      <w:r>
        <w:t>be</w:t>
      </w:r>
      <w:r>
        <w:rPr>
          <w:spacing w:val="-9"/>
        </w:rPr>
        <w:t xml:space="preserve"> </w:t>
      </w:r>
      <w:r>
        <w:t>employed</w:t>
      </w:r>
      <w:r>
        <w:rPr>
          <w:spacing w:val="-9"/>
        </w:rPr>
        <w:t xml:space="preserve"> </w:t>
      </w:r>
      <w:r>
        <w:t>across</w:t>
      </w:r>
      <w:r>
        <w:rPr>
          <w:spacing w:val="-9"/>
        </w:rPr>
        <w:t xml:space="preserve"> </w:t>
      </w:r>
      <w:r>
        <w:t>the</w:t>
      </w:r>
      <w:r>
        <w:rPr>
          <w:spacing w:val="-9"/>
        </w:rPr>
        <w:t xml:space="preserve"> </w:t>
      </w:r>
      <w:r>
        <w:t>three</w:t>
      </w:r>
      <w:r>
        <w:rPr>
          <w:spacing w:val="-9"/>
        </w:rPr>
        <w:t xml:space="preserve"> </w:t>
      </w:r>
      <w:r>
        <w:t>different</w:t>
      </w:r>
      <w:r>
        <w:rPr>
          <w:spacing w:val="-9"/>
        </w:rPr>
        <w:t xml:space="preserve"> </w:t>
      </w:r>
      <w:r>
        <w:t>montages</w:t>
      </w:r>
      <w:r>
        <w:rPr>
          <w:spacing w:val="-9"/>
        </w:rPr>
        <w:t xml:space="preserve"> </w:t>
      </w:r>
      <w:r>
        <w:t>(A</w:t>
      </w:r>
      <w:r>
        <w:rPr>
          <w:spacing w:val="-9"/>
        </w:rPr>
        <w:t xml:space="preserve"> </w:t>
      </w:r>
      <w:r>
        <w:t>=</w:t>
      </w:r>
      <w:r>
        <w:rPr>
          <w:spacing w:val="-9"/>
        </w:rPr>
        <w:t xml:space="preserve"> </w:t>
      </w:r>
      <w:r>
        <w:t>occipital TACS; B = retinal control stimulation; C = cutaneous control stimulation). TACS will be delivered</w:t>
      </w:r>
      <w:r>
        <w:rPr>
          <w:spacing w:val="-8"/>
        </w:rPr>
        <w:t xml:space="preserve"> </w:t>
      </w:r>
      <w:r>
        <w:t>in</w:t>
      </w:r>
      <w:r>
        <w:rPr>
          <w:spacing w:val="-8"/>
        </w:rPr>
        <w:t xml:space="preserve"> </w:t>
      </w:r>
      <w:r>
        <w:t>9</w:t>
      </w:r>
      <w:r>
        <w:rPr>
          <w:spacing w:val="-8"/>
        </w:rPr>
        <w:t xml:space="preserve"> </w:t>
      </w:r>
      <w:r>
        <w:t>blocks</w:t>
      </w:r>
      <w:r>
        <w:rPr>
          <w:spacing w:val="-8"/>
        </w:rPr>
        <w:t xml:space="preserve"> </w:t>
      </w:r>
      <w:r>
        <w:t>(7</w:t>
      </w:r>
      <w:r>
        <w:rPr>
          <w:spacing w:val="-8"/>
        </w:rPr>
        <w:t xml:space="preserve"> </w:t>
      </w:r>
      <w:r>
        <w:t>min</w:t>
      </w:r>
      <w:r>
        <w:rPr>
          <w:spacing w:val="-8"/>
        </w:rPr>
        <w:t xml:space="preserve"> </w:t>
      </w:r>
      <w:r>
        <w:t>each),</w:t>
      </w:r>
      <w:r>
        <w:rPr>
          <w:spacing w:val="-7"/>
        </w:rPr>
        <w:t xml:space="preserve"> </w:t>
      </w:r>
      <w:r>
        <w:t>3</w:t>
      </w:r>
      <w:r>
        <w:rPr>
          <w:spacing w:val="-8"/>
        </w:rPr>
        <w:t xml:space="preserve"> </w:t>
      </w:r>
      <w:r>
        <w:t>per</w:t>
      </w:r>
      <w:r>
        <w:rPr>
          <w:spacing w:val="-7"/>
        </w:rPr>
        <w:t xml:space="preserve"> </w:t>
      </w:r>
      <w:r>
        <w:t>montage</w:t>
      </w:r>
      <w:r>
        <w:rPr>
          <w:spacing w:val="-8"/>
        </w:rPr>
        <w:t xml:space="preserve"> </w:t>
      </w:r>
      <w:r>
        <w:t>condition,</w:t>
      </w:r>
      <w:r>
        <w:rPr>
          <w:spacing w:val="-8"/>
        </w:rPr>
        <w:t xml:space="preserve"> </w:t>
      </w:r>
      <w:r>
        <w:t>in</w:t>
      </w:r>
      <w:r>
        <w:rPr>
          <w:spacing w:val="-8"/>
        </w:rPr>
        <w:t xml:space="preserve"> </w:t>
      </w:r>
      <w:r>
        <w:t>balanced</w:t>
      </w:r>
      <w:r>
        <w:rPr>
          <w:spacing w:val="-8"/>
        </w:rPr>
        <w:t xml:space="preserve"> </w:t>
      </w:r>
      <w:r>
        <w:t>order</w:t>
      </w:r>
      <w:r>
        <w:rPr>
          <w:spacing w:val="-8"/>
        </w:rPr>
        <w:t xml:space="preserve"> </w:t>
      </w:r>
      <w:r>
        <w:t>(with</w:t>
      </w:r>
      <w:r>
        <w:rPr>
          <w:spacing w:val="-8"/>
        </w:rPr>
        <w:t xml:space="preserve"> </w:t>
      </w:r>
      <w:r>
        <w:t>a</w:t>
      </w:r>
      <w:r>
        <w:rPr>
          <w:spacing w:val="-8"/>
        </w:rPr>
        <w:t xml:space="preserve"> </w:t>
      </w:r>
      <w:r>
        <w:t>random permutation of the Latin Square for each subject, e.g., ACB CBA BAC).</w:t>
      </w:r>
    </w:p>
    <w:p w14:paraId="31FB677A" w14:textId="77777777" w:rsidR="002F055F" w:rsidRDefault="002F055F">
      <w:pPr>
        <w:pStyle w:val="BodyText"/>
        <w:jc w:val="both"/>
      </w:pPr>
    </w:p>
    <w:p w14:paraId="14BD7F3A" w14:textId="77777777" w:rsidR="002F055F" w:rsidRDefault="009F520C">
      <w:pPr>
        <w:pStyle w:val="BodyText"/>
        <w:ind w:left="165"/>
        <w:rPr>
          <w:sz w:val="20"/>
        </w:rPr>
      </w:pPr>
      <w:r>
        <w:rPr>
          <w:noProof/>
          <w:sz w:val="20"/>
        </w:rPr>
        <w:drawing>
          <wp:inline distT="0" distB="0" distL="0" distR="0" wp14:anchorId="372F1041" wp14:editId="12B4F579">
            <wp:extent cx="4683012" cy="3632282"/>
            <wp:effectExtent l="0" t="0" r="381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8051"/>
                    <a:stretch/>
                  </pic:blipFill>
                  <pic:spPr bwMode="auto">
                    <a:xfrm>
                      <a:off x="0" y="0"/>
                      <a:ext cx="4700575" cy="3645904"/>
                    </a:xfrm>
                    <a:prstGeom prst="rect">
                      <a:avLst/>
                    </a:prstGeom>
                    <a:noFill/>
                    <a:ln>
                      <a:noFill/>
                    </a:ln>
                    <a:extLst>
                      <a:ext uri="{53640926-AAD7-44D8-BBD7-CCE9431645EC}">
                        <a14:shadowObscured xmlns:a14="http://schemas.microsoft.com/office/drawing/2010/main"/>
                      </a:ext>
                    </a:extLst>
                  </pic:spPr>
                </pic:pic>
              </a:graphicData>
            </a:graphic>
          </wp:inline>
        </w:drawing>
      </w:r>
    </w:p>
    <w:p w14:paraId="44C6879F" w14:textId="77777777" w:rsidR="002F055F" w:rsidRDefault="002F055F">
      <w:pPr>
        <w:pStyle w:val="BodyText"/>
        <w:spacing w:before="39"/>
      </w:pPr>
    </w:p>
    <w:p w14:paraId="0F4DB768" w14:textId="77777777" w:rsidR="002F055F" w:rsidRDefault="00DA701C" w:rsidP="001606DF">
      <w:pPr>
        <w:pStyle w:val="ListParagraph"/>
        <w:numPr>
          <w:ilvl w:val="1"/>
          <w:numId w:val="2"/>
        </w:numPr>
        <w:tabs>
          <w:tab w:val="left" w:pos="729"/>
          <w:tab w:val="left" w:pos="732"/>
        </w:tabs>
        <w:ind w:right="159" w:hanging="567"/>
      </w:pPr>
      <w:r>
        <w:t>Check the Questionnaire – TES associated perceptions for the order of the blocks for the participant you are testing. Connect the matching electrode leads to the stimulator.</w:t>
      </w:r>
    </w:p>
    <w:p w14:paraId="3381BFB0" w14:textId="30FC5426" w:rsidR="002F055F" w:rsidRDefault="00DA701C" w:rsidP="001606DF">
      <w:pPr>
        <w:pStyle w:val="ListParagraph"/>
        <w:numPr>
          <w:ilvl w:val="1"/>
          <w:numId w:val="2"/>
        </w:numPr>
        <w:tabs>
          <w:tab w:val="left" w:pos="729"/>
          <w:tab w:val="left" w:pos="732"/>
        </w:tabs>
        <w:spacing w:before="161"/>
        <w:ind w:right="160" w:hanging="567"/>
      </w:pPr>
      <w:r>
        <w:t>Set</w:t>
      </w:r>
      <w:r>
        <w:rPr>
          <w:spacing w:val="26"/>
        </w:rPr>
        <w:t xml:space="preserve"> </w:t>
      </w:r>
      <w:r>
        <w:t>the</w:t>
      </w:r>
      <w:r>
        <w:rPr>
          <w:spacing w:val="26"/>
        </w:rPr>
        <w:t xml:space="preserve"> </w:t>
      </w:r>
      <w:r>
        <w:t>stimulator</w:t>
      </w:r>
      <w:r>
        <w:rPr>
          <w:spacing w:val="26"/>
        </w:rPr>
        <w:t xml:space="preserve"> </w:t>
      </w:r>
      <w:r>
        <w:t>to</w:t>
      </w:r>
      <w:r>
        <w:rPr>
          <w:spacing w:val="26"/>
        </w:rPr>
        <w:t xml:space="preserve"> </w:t>
      </w:r>
      <w:proofErr w:type="spellStart"/>
      <w:r>
        <w:t>tACS</w:t>
      </w:r>
      <w:proofErr w:type="spellEnd"/>
      <w:r>
        <w:rPr>
          <w:spacing w:val="25"/>
        </w:rPr>
        <w:t xml:space="preserve"> </w:t>
      </w:r>
      <w:r>
        <w:t>10</w:t>
      </w:r>
      <w:r>
        <w:rPr>
          <w:spacing w:val="26"/>
        </w:rPr>
        <w:t xml:space="preserve"> </w:t>
      </w:r>
      <w:r>
        <w:t>Hz</w:t>
      </w:r>
      <w:r>
        <w:rPr>
          <w:spacing w:val="26"/>
        </w:rPr>
        <w:t xml:space="preserve"> </w:t>
      </w:r>
      <w:r>
        <w:t>with</w:t>
      </w:r>
      <w:r>
        <w:rPr>
          <w:spacing w:val="26"/>
        </w:rPr>
        <w:t xml:space="preserve"> </w:t>
      </w:r>
      <w:r>
        <w:t>the</w:t>
      </w:r>
      <w:r>
        <w:rPr>
          <w:spacing w:val="26"/>
        </w:rPr>
        <w:t xml:space="preserve"> </w:t>
      </w:r>
      <w:r>
        <w:t>correct</w:t>
      </w:r>
      <w:r>
        <w:rPr>
          <w:spacing w:val="26"/>
        </w:rPr>
        <w:t xml:space="preserve"> </w:t>
      </w:r>
      <w:r>
        <w:t>intensity</w:t>
      </w:r>
      <w:r>
        <w:rPr>
          <w:spacing w:val="26"/>
        </w:rPr>
        <w:t xml:space="preserve"> </w:t>
      </w:r>
      <w:r>
        <w:t>defined</w:t>
      </w:r>
      <w:r>
        <w:rPr>
          <w:spacing w:val="26"/>
        </w:rPr>
        <w:t xml:space="preserve"> </w:t>
      </w:r>
      <w:r>
        <w:t>in</w:t>
      </w:r>
      <w:r>
        <w:rPr>
          <w:spacing w:val="26"/>
        </w:rPr>
        <w:t xml:space="preserve"> </w:t>
      </w:r>
      <w:r>
        <w:t>SOP</w:t>
      </w:r>
      <w:r>
        <w:rPr>
          <w:spacing w:val="25"/>
        </w:rPr>
        <w:t xml:space="preserve"> </w:t>
      </w:r>
      <w:r w:rsidR="005E4C65">
        <w:t>4</w:t>
      </w:r>
      <w:r>
        <w:rPr>
          <w:spacing w:val="26"/>
        </w:rPr>
        <w:t xml:space="preserve"> </w:t>
      </w:r>
      <w:r>
        <w:t>for</w:t>
      </w:r>
      <w:r>
        <w:rPr>
          <w:spacing w:val="26"/>
        </w:rPr>
        <w:t xml:space="preserve"> </w:t>
      </w:r>
      <w:r>
        <w:t>the montage to be used in this block (A, B or C). Set the duration to 7 min.</w:t>
      </w:r>
    </w:p>
    <w:p w14:paraId="13A3918A" w14:textId="77777777" w:rsidR="002F055F" w:rsidRDefault="00DA701C" w:rsidP="001606DF">
      <w:pPr>
        <w:pStyle w:val="ListParagraph"/>
        <w:numPr>
          <w:ilvl w:val="1"/>
          <w:numId w:val="2"/>
        </w:numPr>
        <w:tabs>
          <w:tab w:val="left" w:pos="729"/>
          <w:tab w:val="left" w:pos="732"/>
        </w:tabs>
        <w:spacing w:before="161"/>
        <w:ind w:right="159" w:hanging="567"/>
      </w:pPr>
      <w:r>
        <w:t>Ensure</w:t>
      </w:r>
      <w:r>
        <w:rPr>
          <w:spacing w:val="40"/>
        </w:rPr>
        <w:t xml:space="preserve"> </w:t>
      </w:r>
      <w:r>
        <w:t>participant</w:t>
      </w:r>
      <w:r>
        <w:rPr>
          <w:spacing w:val="40"/>
        </w:rPr>
        <w:t xml:space="preserve"> </w:t>
      </w:r>
      <w:r>
        <w:t>is</w:t>
      </w:r>
      <w:r>
        <w:rPr>
          <w:spacing w:val="40"/>
        </w:rPr>
        <w:t xml:space="preserve"> </w:t>
      </w:r>
      <w:r>
        <w:t>seated</w:t>
      </w:r>
      <w:r>
        <w:rPr>
          <w:spacing w:val="40"/>
        </w:rPr>
        <w:t xml:space="preserve"> </w:t>
      </w:r>
      <w:r>
        <w:t>comfortably</w:t>
      </w:r>
      <w:r>
        <w:rPr>
          <w:spacing w:val="40"/>
        </w:rPr>
        <w:t xml:space="preserve"> </w:t>
      </w:r>
      <w:r>
        <w:t>1</w:t>
      </w:r>
      <w:r>
        <w:rPr>
          <w:spacing w:val="40"/>
        </w:rPr>
        <w:t xml:space="preserve"> </w:t>
      </w:r>
      <w:r>
        <w:t>meter</w:t>
      </w:r>
      <w:r>
        <w:rPr>
          <w:spacing w:val="40"/>
        </w:rPr>
        <w:t xml:space="preserve"> </w:t>
      </w:r>
      <w:r>
        <w:t>from</w:t>
      </w:r>
      <w:r>
        <w:rPr>
          <w:spacing w:val="40"/>
        </w:rPr>
        <w:t xml:space="preserve"> </w:t>
      </w:r>
      <w:r>
        <w:t>the</w:t>
      </w:r>
      <w:r>
        <w:rPr>
          <w:spacing w:val="40"/>
        </w:rPr>
        <w:t xml:space="preserve"> </w:t>
      </w:r>
      <w:r>
        <w:t>LED</w:t>
      </w:r>
      <w:r>
        <w:rPr>
          <w:spacing w:val="40"/>
        </w:rPr>
        <w:t xml:space="preserve"> </w:t>
      </w:r>
      <w:r>
        <w:t>array</w:t>
      </w:r>
      <w:r>
        <w:rPr>
          <w:spacing w:val="40"/>
        </w:rPr>
        <w:t xml:space="preserve"> </w:t>
      </w:r>
      <w:r>
        <w:t>in</w:t>
      </w:r>
      <w:r>
        <w:rPr>
          <w:spacing w:val="40"/>
        </w:rPr>
        <w:t xml:space="preserve"> </w:t>
      </w:r>
      <w:r>
        <w:t>a</w:t>
      </w:r>
      <w:r>
        <w:rPr>
          <w:spacing w:val="40"/>
        </w:rPr>
        <w:t xml:space="preserve"> </w:t>
      </w:r>
      <w:r>
        <w:t>dimly</w:t>
      </w:r>
      <w:r>
        <w:rPr>
          <w:spacing w:val="80"/>
        </w:rPr>
        <w:t xml:space="preserve"> </w:t>
      </w:r>
      <w:r>
        <w:t>illuminated, soundproof room.</w:t>
      </w:r>
    </w:p>
    <w:p w14:paraId="0513235E" w14:textId="77777777" w:rsidR="002F055F" w:rsidRDefault="00DA701C" w:rsidP="001606DF">
      <w:pPr>
        <w:pStyle w:val="ListParagraph"/>
        <w:numPr>
          <w:ilvl w:val="1"/>
          <w:numId w:val="2"/>
        </w:numPr>
        <w:tabs>
          <w:tab w:val="left" w:pos="729"/>
          <w:tab w:val="left" w:pos="732"/>
        </w:tabs>
        <w:spacing w:before="162"/>
        <w:ind w:right="157" w:hanging="567"/>
      </w:pPr>
      <w:r>
        <w:t>Remind</w:t>
      </w:r>
      <w:r>
        <w:rPr>
          <w:spacing w:val="-8"/>
        </w:rPr>
        <w:t xml:space="preserve"> </w:t>
      </w:r>
      <w:r>
        <w:t>participant</w:t>
      </w:r>
      <w:r>
        <w:rPr>
          <w:spacing w:val="-8"/>
        </w:rPr>
        <w:t xml:space="preserve"> </w:t>
      </w:r>
      <w:r>
        <w:t>to</w:t>
      </w:r>
      <w:r>
        <w:rPr>
          <w:spacing w:val="-8"/>
        </w:rPr>
        <w:t xml:space="preserve"> </w:t>
      </w:r>
      <w:r>
        <w:t>maintain</w:t>
      </w:r>
      <w:r>
        <w:rPr>
          <w:spacing w:val="-8"/>
        </w:rPr>
        <w:t xml:space="preserve"> </w:t>
      </w:r>
      <w:r>
        <w:t>fixation</w:t>
      </w:r>
      <w:r>
        <w:rPr>
          <w:spacing w:val="-8"/>
        </w:rPr>
        <w:t xml:space="preserve"> </w:t>
      </w:r>
      <w:r>
        <w:t>and</w:t>
      </w:r>
      <w:r>
        <w:rPr>
          <w:spacing w:val="-8"/>
        </w:rPr>
        <w:t xml:space="preserve"> </w:t>
      </w:r>
      <w:r>
        <w:t>avoid</w:t>
      </w:r>
      <w:r>
        <w:rPr>
          <w:spacing w:val="-8"/>
        </w:rPr>
        <w:t xml:space="preserve"> </w:t>
      </w:r>
      <w:r>
        <w:t>excessive</w:t>
      </w:r>
      <w:r>
        <w:rPr>
          <w:spacing w:val="-8"/>
        </w:rPr>
        <w:t xml:space="preserve"> </w:t>
      </w:r>
      <w:r>
        <w:t>blinking</w:t>
      </w:r>
      <w:r>
        <w:rPr>
          <w:spacing w:val="-8"/>
        </w:rPr>
        <w:t xml:space="preserve"> </w:t>
      </w:r>
      <w:r>
        <w:t>during</w:t>
      </w:r>
      <w:r>
        <w:rPr>
          <w:spacing w:val="-8"/>
        </w:rPr>
        <w:t xml:space="preserve"> </w:t>
      </w:r>
      <w:r>
        <w:t>the</w:t>
      </w:r>
      <w:r>
        <w:rPr>
          <w:spacing w:val="-8"/>
        </w:rPr>
        <w:t xml:space="preserve"> </w:t>
      </w:r>
      <w:r>
        <w:t>task</w:t>
      </w:r>
      <w:r>
        <w:rPr>
          <w:spacing w:val="-8"/>
        </w:rPr>
        <w:t xml:space="preserve"> </w:t>
      </w:r>
      <w:r>
        <w:t>and remind them of the instructions:</w:t>
      </w:r>
    </w:p>
    <w:p w14:paraId="4A408485" w14:textId="77777777" w:rsidR="002F055F" w:rsidRDefault="002F055F">
      <w:pPr>
        <w:pStyle w:val="BodyText"/>
        <w:spacing w:before="23"/>
      </w:pPr>
    </w:p>
    <w:p w14:paraId="3F1D2CD0" w14:textId="60533673" w:rsidR="002F055F" w:rsidRPr="00CB062C" w:rsidRDefault="00DA701C" w:rsidP="00CB062C">
      <w:pPr>
        <w:pStyle w:val="BodyText"/>
        <w:ind w:left="525" w:right="161" w:hanging="76"/>
        <w:jc w:val="both"/>
        <w:rPr>
          <w:spacing w:val="-2"/>
        </w:rPr>
      </w:pPr>
      <w:r>
        <w:t>“Press</w:t>
      </w:r>
      <w:r>
        <w:rPr>
          <w:spacing w:val="-2"/>
        </w:rPr>
        <w:t xml:space="preserve"> </w:t>
      </w:r>
      <w:r>
        <w:t>a</w:t>
      </w:r>
      <w:r>
        <w:rPr>
          <w:spacing w:val="-2"/>
        </w:rPr>
        <w:t xml:space="preserve"> </w:t>
      </w:r>
      <w:r>
        <w:t>button</w:t>
      </w:r>
      <w:r>
        <w:rPr>
          <w:spacing w:val="-2"/>
        </w:rPr>
        <w:t xml:space="preserve"> </w:t>
      </w:r>
      <w:r>
        <w:t>with</w:t>
      </w:r>
      <w:r>
        <w:rPr>
          <w:spacing w:val="-2"/>
        </w:rPr>
        <w:t xml:space="preserve"> </w:t>
      </w:r>
      <w:r>
        <w:t>your</w:t>
      </w:r>
      <w:r>
        <w:rPr>
          <w:spacing w:val="-2"/>
        </w:rPr>
        <w:t xml:space="preserve"> </w:t>
      </w:r>
      <w:r>
        <w:t>dominant</w:t>
      </w:r>
      <w:r>
        <w:rPr>
          <w:spacing w:val="-2"/>
        </w:rPr>
        <w:t xml:space="preserve"> </w:t>
      </w:r>
      <w:r>
        <w:t>hand</w:t>
      </w:r>
      <w:r>
        <w:rPr>
          <w:spacing w:val="-2"/>
        </w:rPr>
        <w:t xml:space="preserve"> </w:t>
      </w:r>
      <w:r>
        <w:t>index</w:t>
      </w:r>
      <w:r>
        <w:rPr>
          <w:spacing w:val="-2"/>
        </w:rPr>
        <w:t xml:space="preserve"> </w:t>
      </w:r>
      <w:r>
        <w:t>finger</w:t>
      </w:r>
      <w:r>
        <w:rPr>
          <w:spacing w:val="-2"/>
        </w:rPr>
        <w:t xml:space="preserve"> </w:t>
      </w:r>
      <w:r>
        <w:t>upon</w:t>
      </w:r>
      <w:r>
        <w:rPr>
          <w:spacing w:val="-2"/>
        </w:rPr>
        <w:t xml:space="preserve"> </w:t>
      </w:r>
      <w:r>
        <w:t>detecting</w:t>
      </w:r>
      <w:r>
        <w:rPr>
          <w:spacing w:val="-2"/>
        </w:rPr>
        <w:t xml:space="preserve"> </w:t>
      </w:r>
      <w:r>
        <w:t>a</w:t>
      </w:r>
      <w:r>
        <w:rPr>
          <w:spacing w:val="-2"/>
        </w:rPr>
        <w:t xml:space="preserve"> </w:t>
      </w:r>
      <w:r>
        <w:t>target,</w:t>
      </w:r>
      <w:r>
        <w:rPr>
          <w:spacing w:val="-2"/>
        </w:rPr>
        <w:t xml:space="preserve"> </w:t>
      </w:r>
      <w:r>
        <w:t>i.e.,</w:t>
      </w:r>
      <w:r>
        <w:rPr>
          <w:spacing w:val="-2"/>
        </w:rPr>
        <w:t xml:space="preserve"> </w:t>
      </w:r>
      <w:r>
        <w:t xml:space="preserve">change </w:t>
      </w:r>
      <w:r>
        <w:lastRenderedPageBreak/>
        <w:t xml:space="preserve">in brightness in any of the peripheral LED lights. Be as quickly and as accurate as you </w:t>
      </w:r>
      <w:r>
        <w:rPr>
          <w:spacing w:val="-2"/>
        </w:rPr>
        <w:t>can.”</w:t>
      </w:r>
    </w:p>
    <w:p w14:paraId="451843E0" w14:textId="77777777" w:rsidR="00913F52" w:rsidRDefault="00913F52">
      <w:pPr>
        <w:pStyle w:val="BodyText"/>
        <w:ind w:left="165" w:right="158"/>
        <w:jc w:val="both"/>
      </w:pPr>
    </w:p>
    <w:p w14:paraId="5D4D0944" w14:textId="7233B79F" w:rsidR="002F055F" w:rsidRDefault="00DA701C">
      <w:pPr>
        <w:pStyle w:val="BodyText"/>
        <w:ind w:left="165" w:right="158"/>
        <w:jc w:val="both"/>
      </w:pPr>
      <w:r>
        <w:t xml:space="preserve">The brightness change intensity for the first stimulation block is determined based on the participant's performance in the preceding </w:t>
      </w:r>
      <w:proofErr w:type="spellStart"/>
      <w:r>
        <w:t>behavioural</w:t>
      </w:r>
      <w:proofErr w:type="spellEnd"/>
      <w:r>
        <w:t xml:space="preserve"> block for </w:t>
      </w:r>
      <w:r>
        <w:rPr>
          <w:b/>
        </w:rPr>
        <w:t xml:space="preserve">titration of the visual </w:t>
      </w:r>
      <w:r>
        <w:rPr>
          <w:b/>
          <w:spacing w:val="-2"/>
        </w:rPr>
        <w:t>stimulus</w:t>
      </w:r>
      <w:r>
        <w:rPr>
          <w:spacing w:val="-2"/>
        </w:rPr>
        <w:t>.</w:t>
      </w:r>
    </w:p>
    <w:p w14:paraId="6F697082" w14:textId="77777777" w:rsidR="002F055F" w:rsidRDefault="002F055F">
      <w:pPr>
        <w:pStyle w:val="BodyText"/>
        <w:spacing w:before="3"/>
      </w:pPr>
    </w:p>
    <w:p w14:paraId="3B0E2044" w14:textId="77777777" w:rsidR="002F055F" w:rsidRDefault="00DA701C" w:rsidP="001606DF">
      <w:pPr>
        <w:pStyle w:val="ListParagraph"/>
        <w:numPr>
          <w:ilvl w:val="1"/>
          <w:numId w:val="2"/>
        </w:numPr>
        <w:tabs>
          <w:tab w:val="left" w:pos="729"/>
          <w:tab w:val="left" w:pos="732"/>
        </w:tabs>
        <w:spacing w:line="237" w:lineRule="auto"/>
        <w:ind w:right="156" w:hanging="567"/>
      </w:pPr>
      <w:r>
        <w:t>At the end of the block ask participant about their tES associated perceptions following the Questionnaire – TES associated perceptions.</w:t>
      </w:r>
    </w:p>
    <w:p w14:paraId="27F8A00E" w14:textId="77777777" w:rsidR="002F055F" w:rsidRDefault="002F055F">
      <w:pPr>
        <w:pStyle w:val="BodyText"/>
        <w:spacing w:before="2"/>
      </w:pPr>
    </w:p>
    <w:p w14:paraId="0820FA47" w14:textId="77777777" w:rsidR="002F055F" w:rsidRDefault="00DA701C" w:rsidP="001606DF">
      <w:pPr>
        <w:pStyle w:val="ListParagraph"/>
        <w:numPr>
          <w:ilvl w:val="1"/>
          <w:numId w:val="2"/>
        </w:numPr>
        <w:tabs>
          <w:tab w:val="left" w:pos="729"/>
          <w:tab w:val="left" w:pos="732"/>
        </w:tabs>
        <w:ind w:right="156" w:hanging="567"/>
      </w:pPr>
      <w:r>
        <w:t>Repeat steps 6.1 to 6.5 until three blocks are completed. Tell participant that they will now have a break (self-paced, but minimum 5 minutes).</w:t>
      </w:r>
    </w:p>
    <w:p w14:paraId="742E2A51" w14:textId="77777777" w:rsidR="002F055F" w:rsidRDefault="002F055F">
      <w:pPr>
        <w:pStyle w:val="BodyText"/>
      </w:pPr>
    </w:p>
    <w:p w14:paraId="2A1A4BEE" w14:textId="77777777" w:rsidR="002F055F" w:rsidRDefault="00DA701C" w:rsidP="001606DF">
      <w:pPr>
        <w:pStyle w:val="ListParagraph"/>
        <w:numPr>
          <w:ilvl w:val="1"/>
          <w:numId w:val="2"/>
        </w:numPr>
        <w:tabs>
          <w:tab w:val="left" w:pos="729"/>
        </w:tabs>
        <w:ind w:left="729" w:hanging="564"/>
      </w:pPr>
      <w:r>
        <w:t>Repeat</w:t>
      </w:r>
      <w:r>
        <w:rPr>
          <w:spacing w:val="-4"/>
        </w:rPr>
        <w:t xml:space="preserve"> </w:t>
      </w:r>
      <w:r>
        <w:t>steps</w:t>
      </w:r>
      <w:r>
        <w:rPr>
          <w:spacing w:val="-4"/>
        </w:rPr>
        <w:t xml:space="preserve"> </w:t>
      </w:r>
      <w:r>
        <w:t>6.1</w:t>
      </w:r>
      <w:r>
        <w:rPr>
          <w:spacing w:val="-4"/>
        </w:rPr>
        <w:t xml:space="preserve"> </w:t>
      </w:r>
      <w:r>
        <w:t>to</w:t>
      </w:r>
      <w:r>
        <w:rPr>
          <w:spacing w:val="-4"/>
        </w:rPr>
        <w:t xml:space="preserve"> 6.6.</w:t>
      </w:r>
    </w:p>
    <w:sectPr w:rsidR="002F055F">
      <w:pgSz w:w="11900" w:h="16840"/>
      <w:pgMar w:top="1420" w:right="1275" w:bottom="1240" w:left="1275" w:header="0" w:footer="10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A794F0" w14:textId="77777777" w:rsidR="00E4666C" w:rsidRDefault="00E4666C">
      <w:r>
        <w:separator/>
      </w:r>
    </w:p>
  </w:endnote>
  <w:endnote w:type="continuationSeparator" w:id="0">
    <w:p w14:paraId="3626D59B" w14:textId="77777777" w:rsidR="00E4666C" w:rsidRDefault="00E466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7324F" w14:textId="77777777" w:rsidR="002F055F" w:rsidRDefault="00DA701C">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4339E113" wp14:editId="1E7C5FA2">
              <wp:simplePos x="0" y="0"/>
              <wp:positionH relativeFrom="page">
                <wp:posOffset>3408250</wp:posOffset>
              </wp:positionH>
              <wp:positionV relativeFrom="page">
                <wp:posOffset>9891341</wp:posOffset>
              </wp:positionV>
              <wp:extent cx="740410" cy="18224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0410" cy="182245"/>
                      </a:xfrm>
                      <a:prstGeom prst="rect">
                        <a:avLst/>
                      </a:prstGeom>
                    </wps:spPr>
                    <wps:txbx>
                      <w:txbxContent>
                        <w:p w14:paraId="006615E7" w14:textId="77777777" w:rsidR="002F055F" w:rsidRDefault="00DA701C">
                          <w:pPr>
                            <w:pStyle w:val="BodyText"/>
                            <w:spacing w:before="13"/>
                            <w:ind w:left="20"/>
                          </w:pPr>
                          <w:r>
                            <w:t>Page</w:t>
                          </w:r>
                          <w:r>
                            <w:rPr>
                              <w:spacing w:val="-3"/>
                            </w:rPr>
                            <w:t xml:space="preserve"> </w:t>
                          </w:r>
                          <w:r>
                            <w:fldChar w:fldCharType="begin"/>
                          </w:r>
                          <w:r>
                            <w:instrText xml:space="preserve"> PAGE </w:instrText>
                          </w:r>
                          <w:r>
                            <w:fldChar w:fldCharType="separate"/>
                          </w:r>
                          <w:r>
                            <w:t>1</w:t>
                          </w:r>
                          <w:r>
                            <w:fldChar w:fldCharType="end"/>
                          </w:r>
                          <w:r>
                            <w:rPr>
                              <w:spacing w:val="-2"/>
                            </w:rPr>
                            <w:t xml:space="preserve"> </w:t>
                          </w:r>
                          <w:r>
                            <w:t>of</w:t>
                          </w:r>
                          <w:r>
                            <w:rPr>
                              <w:spacing w:val="-2"/>
                            </w:rPr>
                            <w:t xml:space="preserve"> </w:t>
                          </w:r>
                          <w:r>
                            <w:rPr>
                              <w:spacing w:val="-12"/>
                            </w:rPr>
                            <w:fldChar w:fldCharType="begin"/>
                          </w:r>
                          <w:r>
                            <w:rPr>
                              <w:spacing w:val="-12"/>
                            </w:rPr>
                            <w:instrText xml:space="preserve"> NUMPAGES </w:instrText>
                          </w:r>
                          <w:r>
                            <w:rPr>
                              <w:spacing w:val="-12"/>
                            </w:rPr>
                            <w:fldChar w:fldCharType="separate"/>
                          </w:r>
                          <w:r>
                            <w:rPr>
                              <w:spacing w:val="-12"/>
                            </w:rPr>
                            <w:t>6</w:t>
                          </w:r>
                          <w:r>
                            <w:rPr>
                              <w:spacing w:val="-12"/>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6" type="#_x0000_t202" style="position:absolute;margin-left:268.35pt;margin-top:778.85pt;width:58.3pt;height:14.3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" filled="f" stroked="f">
              <v:textbox inset="0,0,0,0">
                <w:txbxContent>
                  <w:p w:rsidR="002F055F" w:rsidRDefault="00DA701C">
                    <w:pPr>
                      <w:pStyle w:val="BodyText"/>
                      <w:spacing w:before="13"/>
                      <w:ind w:left="20"/>
                    </w:pPr>
                    <w:r>
                      <w:t>Page</w:t>
                    </w:r>
                    <w:r>
                      <w:rPr>
                        <w:spacing w:val="-3"/>
                      </w:rPr>
                      <w:t xml:space="preserve"> </w:t>
                    </w:r>
                    <w:r>
                      <w:fldChar w:fldCharType="begin"/>
                    </w:r>
                    <w:r>
                      <w:instrText xml:space="preserve"> PAGE </w:instrText>
                    </w:r>
                    <w:r>
                      <w:fldChar w:fldCharType="separate"/>
                    </w:r>
                    <w:r>
                      <w:t>1</w:t>
                    </w:r>
                    <w:r>
                      <w:fldChar w:fldCharType="end"/>
                    </w:r>
                    <w:r>
                      <w:rPr>
                        <w:spacing w:val="-2"/>
                      </w:rPr>
                      <w:t xml:space="preserve"> </w:t>
                    </w:r>
                    <w:r>
                      <w:t>of</w:t>
                    </w:r>
                    <w:r>
                      <w:rPr>
                        <w:spacing w:val="-2"/>
                      </w:rPr>
                      <w:t xml:space="preserve"> </w:t>
                    </w:r>
                    <w:r>
                      <w:rPr>
                        <w:spacing w:val="-12"/>
                      </w:rPr>
                      <w:fldChar w:fldCharType="begin"/>
                    </w:r>
                    <w:r>
                      <w:rPr>
                        <w:spacing w:val="-12"/>
                      </w:rPr>
                      <w:instrText xml:space="preserve"> NUMPAGES </w:instrText>
                    </w:r>
                    <w:r>
                      <w:rPr>
                        <w:spacing w:val="-12"/>
                      </w:rPr>
                      <w:fldChar w:fldCharType="separate"/>
                    </w:r>
                    <w:r>
                      <w:rPr>
                        <w:spacing w:val="-12"/>
                      </w:rPr>
                      <w:t>6</w:t>
                    </w:r>
                    <w:r>
                      <w:rPr>
                        <w:spacing w:val="-1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E9F2F" w14:textId="77777777" w:rsidR="00E4666C" w:rsidRDefault="00E4666C">
      <w:r>
        <w:separator/>
      </w:r>
    </w:p>
  </w:footnote>
  <w:footnote w:type="continuationSeparator" w:id="0">
    <w:p w14:paraId="164F15A1" w14:textId="77777777" w:rsidR="00E4666C" w:rsidRDefault="00E466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D66AD"/>
    <w:multiLevelType w:val="multilevel"/>
    <w:tmpl w:val="469A00B4"/>
    <w:lvl w:ilvl="0">
      <w:start w:val="1"/>
      <w:numFmt w:val="decimal"/>
      <w:lvlText w:val="%1."/>
      <w:lvlJc w:val="left"/>
      <w:pPr>
        <w:ind w:left="409" w:hanging="245"/>
        <w:jc w:val="left"/>
      </w:pPr>
      <w:rPr>
        <w:rFonts w:ascii="Arial" w:eastAsia="Arial" w:hAnsi="Arial" w:cs="Arial" w:hint="default"/>
        <w:b/>
        <w:bCs/>
        <w:i w:val="0"/>
        <w:iCs w:val="0"/>
        <w:spacing w:val="-1"/>
        <w:w w:val="100"/>
        <w:sz w:val="22"/>
        <w:szCs w:val="22"/>
        <w:lang w:val="en-US" w:eastAsia="en-US" w:bidi="ar-SA"/>
      </w:rPr>
    </w:lvl>
    <w:lvl w:ilvl="1">
      <w:start w:val="1"/>
      <w:numFmt w:val="decimal"/>
      <w:lvlText w:val="%1.%2."/>
      <w:lvlJc w:val="left"/>
      <w:pPr>
        <w:ind w:left="732" w:hanging="568"/>
        <w:jc w:val="left"/>
      </w:pPr>
      <w:rPr>
        <w:rFonts w:ascii="Arial" w:eastAsia="Arial" w:hAnsi="Arial" w:cs="Arial" w:hint="default"/>
        <w:b w:val="0"/>
        <w:bCs w:val="0"/>
        <w:i w:val="0"/>
        <w:iCs w:val="0"/>
        <w:spacing w:val="-1"/>
        <w:w w:val="100"/>
        <w:sz w:val="22"/>
        <w:szCs w:val="22"/>
        <w:lang w:val="en-US" w:eastAsia="en-US" w:bidi="ar-SA"/>
      </w:rPr>
    </w:lvl>
    <w:lvl w:ilvl="2">
      <w:numFmt w:val="bullet"/>
      <w:lvlText w:val="•"/>
      <w:lvlJc w:val="left"/>
      <w:pPr>
        <w:ind w:left="1696" w:hanging="568"/>
      </w:pPr>
      <w:rPr>
        <w:rFonts w:hint="default"/>
        <w:lang w:val="en-US" w:eastAsia="en-US" w:bidi="ar-SA"/>
      </w:rPr>
    </w:lvl>
    <w:lvl w:ilvl="3">
      <w:numFmt w:val="bullet"/>
      <w:lvlText w:val="•"/>
      <w:lvlJc w:val="left"/>
      <w:pPr>
        <w:ind w:left="2653" w:hanging="568"/>
      </w:pPr>
      <w:rPr>
        <w:rFonts w:hint="default"/>
        <w:lang w:val="en-US" w:eastAsia="en-US" w:bidi="ar-SA"/>
      </w:rPr>
    </w:lvl>
    <w:lvl w:ilvl="4">
      <w:numFmt w:val="bullet"/>
      <w:lvlText w:val="•"/>
      <w:lvlJc w:val="left"/>
      <w:pPr>
        <w:ind w:left="3609" w:hanging="568"/>
      </w:pPr>
      <w:rPr>
        <w:rFonts w:hint="default"/>
        <w:lang w:val="en-US" w:eastAsia="en-US" w:bidi="ar-SA"/>
      </w:rPr>
    </w:lvl>
    <w:lvl w:ilvl="5">
      <w:numFmt w:val="bullet"/>
      <w:lvlText w:val="•"/>
      <w:lvlJc w:val="left"/>
      <w:pPr>
        <w:ind w:left="4566" w:hanging="568"/>
      </w:pPr>
      <w:rPr>
        <w:rFonts w:hint="default"/>
        <w:lang w:val="en-US" w:eastAsia="en-US" w:bidi="ar-SA"/>
      </w:rPr>
    </w:lvl>
    <w:lvl w:ilvl="6">
      <w:numFmt w:val="bullet"/>
      <w:lvlText w:val="•"/>
      <w:lvlJc w:val="left"/>
      <w:pPr>
        <w:ind w:left="5522" w:hanging="568"/>
      </w:pPr>
      <w:rPr>
        <w:rFonts w:hint="default"/>
        <w:lang w:val="en-US" w:eastAsia="en-US" w:bidi="ar-SA"/>
      </w:rPr>
    </w:lvl>
    <w:lvl w:ilvl="7">
      <w:numFmt w:val="bullet"/>
      <w:lvlText w:val="•"/>
      <w:lvlJc w:val="left"/>
      <w:pPr>
        <w:ind w:left="6479" w:hanging="568"/>
      </w:pPr>
      <w:rPr>
        <w:rFonts w:hint="default"/>
        <w:lang w:val="en-US" w:eastAsia="en-US" w:bidi="ar-SA"/>
      </w:rPr>
    </w:lvl>
    <w:lvl w:ilvl="8">
      <w:numFmt w:val="bullet"/>
      <w:lvlText w:val="•"/>
      <w:lvlJc w:val="left"/>
      <w:pPr>
        <w:ind w:left="7436" w:hanging="568"/>
      </w:pPr>
      <w:rPr>
        <w:rFonts w:hint="default"/>
        <w:lang w:val="en-US" w:eastAsia="en-US" w:bidi="ar-SA"/>
      </w:rPr>
    </w:lvl>
  </w:abstractNum>
  <w:abstractNum w:abstractNumId="1" w15:restartNumberingAfterBreak="0">
    <w:nsid w:val="1DDC25C6"/>
    <w:multiLevelType w:val="multilevel"/>
    <w:tmpl w:val="469A00B4"/>
    <w:lvl w:ilvl="0">
      <w:start w:val="1"/>
      <w:numFmt w:val="decimal"/>
      <w:lvlText w:val="%1."/>
      <w:lvlJc w:val="left"/>
      <w:pPr>
        <w:ind w:left="409" w:hanging="245"/>
        <w:jc w:val="left"/>
      </w:pPr>
      <w:rPr>
        <w:rFonts w:ascii="Arial" w:eastAsia="Arial" w:hAnsi="Arial" w:cs="Arial" w:hint="default"/>
        <w:b/>
        <w:bCs/>
        <w:i w:val="0"/>
        <w:iCs w:val="0"/>
        <w:spacing w:val="-1"/>
        <w:w w:val="100"/>
        <w:sz w:val="22"/>
        <w:szCs w:val="22"/>
        <w:lang w:val="en-US" w:eastAsia="en-US" w:bidi="ar-SA"/>
      </w:rPr>
    </w:lvl>
    <w:lvl w:ilvl="1">
      <w:start w:val="1"/>
      <w:numFmt w:val="decimal"/>
      <w:lvlText w:val="%1.%2."/>
      <w:lvlJc w:val="left"/>
      <w:pPr>
        <w:ind w:left="732" w:hanging="568"/>
        <w:jc w:val="left"/>
      </w:pPr>
      <w:rPr>
        <w:rFonts w:ascii="Arial" w:eastAsia="Arial" w:hAnsi="Arial" w:cs="Arial" w:hint="default"/>
        <w:b w:val="0"/>
        <w:bCs w:val="0"/>
        <w:i w:val="0"/>
        <w:iCs w:val="0"/>
        <w:spacing w:val="-1"/>
        <w:w w:val="100"/>
        <w:sz w:val="22"/>
        <w:szCs w:val="22"/>
        <w:lang w:val="en-US" w:eastAsia="en-US" w:bidi="ar-SA"/>
      </w:rPr>
    </w:lvl>
    <w:lvl w:ilvl="2">
      <w:numFmt w:val="bullet"/>
      <w:lvlText w:val="•"/>
      <w:lvlJc w:val="left"/>
      <w:pPr>
        <w:ind w:left="1696" w:hanging="568"/>
      </w:pPr>
      <w:rPr>
        <w:rFonts w:hint="default"/>
        <w:lang w:val="en-US" w:eastAsia="en-US" w:bidi="ar-SA"/>
      </w:rPr>
    </w:lvl>
    <w:lvl w:ilvl="3">
      <w:numFmt w:val="bullet"/>
      <w:lvlText w:val="•"/>
      <w:lvlJc w:val="left"/>
      <w:pPr>
        <w:ind w:left="2653" w:hanging="568"/>
      </w:pPr>
      <w:rPr>
        <w:rFonts w:hint="default"/>
        <w:lang w:val="en-US" w:eastAsia="en-US" w:bidi="ar-SA"/>
      </w:rPr>
    </w:lvl>
    <w:lvl w:ilvl="4">
      <w:numFmt w:val="bullet"/>
      <w:lvlText w:val="•"/>
      <w:lvlJc w:val="left"/>
      <w:pPr>
        <w:ind w:left="3609" w:hanging="568"/>
      </w:pPr>
      <w:rPr>
        <w:rFonts w:hint="default"/>
        <w:lang w:val="en-US" w:eastAsia="en-US" w:bidi="ar-SA"/>
      </w:rPr>
    </w:lvl>
    <w:lvl w:ilvl="5">
      <w:numFmt w:val="bullet"/>
      <w:lvlText w:val="•"/>
      <w:lvlJc w:val="left"/>
      <w:pPr>
        <w:ind w:left="4566" w:hanging="568"/>
      </w:pPr>
      <w:rPr>
        <w:rFonts w:hint="default"/>
        <w:lang w:val="en-US" w:eastAsia="en-US" w:bidi="ar-SA"/>
      </w:rPr>
    </w:lvl>
    <w:lvl w:ilvl="6">
      <w:numFmt w:val="bullet"/>
      <w:lvlText w:val="•"/>
      <w:lvlJc w:val="left"/>
      <w:pPr>
        <w:ind w:left="5522" w:hanging="568"/>
      </w:pPr>
      <w:rPr>
        <w:rFonts w:hint="default"/>
        <w:lang w:val="en-US" w:eastAsia="en-US" w:bidi="ar-SA"/>
      </w:rPr>
    </w:lvl>
    <w:lvl w:ilvl="7">
      <w:numFmt w:val="bullet"/>
      <w:lvlText w:val="•"/>
      <w:lvlJc w:val="left"/>
      <w:pPr>
        <w:ind w:left="6479" w:hanging="568"/>
      </w:pPr>
      <w:rPr>
        <w:rFonts w:hint="default"/>
        <w:lang w:val="en-US" w:eastAsia="en-US" w:bidi="ar-SA"/>
      </w:rPr>
    </w:lvl>
    <w:lvl w:ilvl="8">
      <w:numFmt w:val="bullet"/>
      <w:lvlText w:val="•"/>
      <w:lvlJc w:val="left"/>
      <w:pPr>
        <w:ind w:left="7436" w:hanging="568"/>
      </w:pPr>
      <w:rPr>
        <w:rFonts w:hint="default"/>
        <w:lang w:val="en-US" w:eastAsia="en-US" w:bidi="ar-SA"/>
      </w:rPr>
    </w:lvl>
  </w:abstractNum>
  <w:num w:numId="1" w16cid:durableId="580020090">
    <w:abstractNumId w:val="1"/>
  </w:num>
  <w:num w:numId="2" w16cid:durableId="192020968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mon Hanslmayr">
    <w15:presenceInfo w15:providerId="AD" w15:userId="S::Simon.Hanslmayr@glasgow.ac.uk::8b386227-abfd-455c-bc72-9ce91eac97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5F"/>
    <w:rsid w:val="000C1F8A"/>
    <w:rsid w:val="001179FC"/>
    <w:rsid w:val="001606DF"/>
    <w:rsid w:val="00202A32"/>
    <w:rsid w:val="002F055F"/>
    <w:rsid w:val="0035158A"/>
    <w:rsid w:val="004070B3"/>
    <w:rsid w:val="00445447"/>
    <w:rsid w:val="00507C01"/>
    <w:rsid w:val="00567A38"/>
    <w:rsid w:val="005E4C65"/>
    <w:rsid w:val="006172C4"/>
    <w:rsid w:val="006D7145"/>
    <w:rsid w:val="006E44CF"/>
    <w:rsid w:val="007956C8"/>
    <w:rsid w:val="00913F52"/>
    <w:rsid w:val="009F520C"/>
    <w:rsid w:val="00A52DDB"/>
    <w:rsid w:val="00A77720"/>
    <w:rsid w:val="00B47E75"/>
    <w:rsid w:val="00CB062C"/>
    <w:rsid w:val="00DA701C"/>
    <w:rsid w:val="00E04713"/>
    <w:rsid w:val="00E4666C"/>
    <w:rsid w:val="00F872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A5260"/>
  <w15:docId w15:val="{87F6F30D-833F-4E29-A704-88DE9797B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408" w:hanging="243"/>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1"/>
      <w:ind w:right="139"/>
      <w:jc w:val="center"/>
    </w:pPr>
    <w:rPr>
      <w:sz w:val="40"/>
      <w:szCs w:val="40"/>
    </w:rPr>
  </w:style>
  <w:style w:type="paragraph" w:styleId="ListParagraph">
    <w:name w:val="List Paragraph"/>
    <w:basedOn w:val="Normal"/>
    <w:uiPriority w:val="1"/>
    <w:qFormat/>
    <w:pPr>
      <w:ind w:left="732" w:hanging="568"/>
    </w:pPr>
  </w:style>
  <w:style w:type="paragraph" w:customStyle="1" w:styleId="TableParagraph">
    <w:name w:val="Table Paragraph"/>
    <w:basedOn w:val="Normal"/>
    <w:uiPriority w:val="1"/>
    <w:qFormat/>
  </w:style>
  <w:style w:type="paragraph" w:styleId="Revision">
    <w:name w:val="Revision"/>
    <w:hidden/>
    <w:uiPriority w:val="99"/>
    <w:semiHidden/>
    <w:rsid w:val="006E44CF"/>
    <w:pPr>
      <w:widowControl/>
      <w:autoSpaceDE/>
      <w:autoSpaceDN/>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microsoft.com/office/2011/relationships/people" Target="peop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1550</Words>
  <Characters>8835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Miniussi, Carlo</dc:creator>
  <cp:lastModifiedBy>Simon Hanslmayr</cp:lastModifiedBy>
  <cp:revision>15</cp:revision>
  <dcterms:created xsi:type="dcterms:W3CDTF">2025-06-27T10:35:00Z</dcterms:created>
  <dcterms:modified xsi:type="dcterms:W3CDTF">2025-07-03T13:03:00Z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2025-02-12T00:00:00Z</vt:filetime>
  </property>
  <property fmtid="{D5CDD505-2E9C-101B-9397-08002B2CF9AE}" pid="3" name="LastSaved">
    <vt:filetime>2025-06-20T00:00:00Z</vt:filetime>
  </property>
  <property fmtid="{D5CDD505-2E9C-101B-9397-08002B2CF9AE}" pid="4" name="Producer">
    <vt:lpwstr>macOS Version 15.2 (Build 24C101) Quartz PDFContext</vt:lpwstr>
  </property>
</Properties>
</file>